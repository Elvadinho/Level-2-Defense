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36BE" w14:textId="03534B6B" w:rsidR="006A6681" w:rsidRPr="00244A9F" w:rsidRDefault="00526DFC">
      <w:pPr>
        <w:rPr>
          <w:rFonts w:cs="Times New Roman"/>
        </w:rPr>
      </w:pPr>
      <w:r w:rsidRPr="00244A9F">
        <w:rPr>
          <w:rFonts w:cs="Times New Roman"/>
          <w:noProof/>
        </w:rPr>
        <mc:AlternateContent>
          <mc:Choice Requires="wps">
            <w:drawing>
              <wp:anchor distT="45720" distB="45720" distL="114300" distR="114300" simplePos="0" relativeHeight="251658241" behindDoc="0" locked="0" layoutInCell="1" allowOverlap="1" wp14:anchorId="367F2AFC" wp14:editId="1F7428CB">
                <wp:simplePos x="0" y="0"/>
                <wp:positionH relativeFrom="margin">
                  <wp:align>right</wp:align>
                </wp:positionH>
                <wp:positionV relativeFrom="paragraph">
                  <wp:posOffset>0</wp:posOffset>
                </wp:positionV>
                <wp:extent cx="2689860" cy="1404620"/>
                <wp:effectExtent l="0" t="0" r="0" b="0"/>
                <wp:wrapSquare wrapText="bothSides"/>
                <wp:docPr id="1860158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1404620"/>
                        </a:xfrm>
                        <a:prstGeom prst="rect">
                          <a:avLst/>
                        </a:prstGeom>
                        <a:solidFill>
                          <a:srgbClr val="FFFFFF"/>
                        </a:solidFill>
                        <a:ln w="9525">
                          <a:noFill/>
                          <a:miter lim="800000"/>
                          <a:headEnd/>
                          <a:tailEnd/>
                        </a:ln>
                      </wps:spPr>
                      <wps:txbx>
                        <w:txbxContent>
                          <w:p w14:paraId="38632EC8" w14:textId="1E7194AF" w:rsidR="00526DFC" w:rsidRPr="00526DFC" w:rsidRDefault="00526DFC" w:rsidP="00526DFC">
                            <w:pPr>
                              <w:spacing w:after="0"/>
                              <w:jc w:val="center"/>
                              <w:rPr>
                                <w:rFonts w:cs="Times New Roman"/>
                                <w:b/>
                                <w:bCs/>
                                <w:lang w:val="fr-FR"/>
                              </w:rPr>
                            </w:pPr>
                            <w:r w:rsidRPr="00526DFC">
                              <w:rPr>
                                <w:rFonts w:cs="Times New Roman"/>
                                <w:b/>
                                <w:bCs/>
                                <w:lang w:val="fr-FR"/>
                              </w:rPr>
                              <w:t>REPUBLIQUE DU CAMEROUN</w:t>
                            </w:r>
                          </w:p>
                          <w:p w14:paraId="327FE7A2" w14:textId="4CD74D10" w:rsidR="00526DFC" w:rsidRPr="00526DFC" w:rsidRDefault="00526DFC" w:rsidP="00526DFC">
                            <w:pPr>
                              <w:spacing w:after="0"/>
                              <w:jc w:val="center"/>
                              <w:rPr>
                                <w:rFonts w:cs="Times New Roman"/>
                                <w:b/>
                                <w:bCs/>
                                <w:lang w:val="fr-FR"/>
                              </w:rPr>
                            </w:pPr>
                            <w:r w:rsidRPr="00526DFC">
                              <w:rPr>
                                <w:rFonts w:cs="Times New Roman"/>
                                <w:b/>
                                <w:bCs/>
                                <w:lang w:val="fr-FR"/>
                              </w:rPr>
                              <w:t>Paix</w:t>
                            </w:r>
                            <w:r>
                              <w:rPr>
                                <w:rFonts w:cs="Times New Roman"/>
                                <w:b/>
                                <w:bCs/>
                                <w:lang w:val="fr-FR"/>
                              </w:rPr>
                              <w:t xml:space="preserve"> –</w:t>
                            </w:r>
                            <w:r w:rsidRPr="00526DFC">
                              <w:rPr>
                                <w:rFonts w:cs="Times New Roman"/>
                                <w:b/>
                                <w:bCs/>
                                <w:lang w:val="fr-FR"/>
                              </w:rPr>
                              <w:t xml:space="preserve"> Travail </w:t>
                            </w:r>
                            <w:r>
                              <w:rPr>
                                <w:rFonts w:cs="Times New Roman"/>
                                <w:b/>
                                <w:bCs/>
                                <w:lang w:val="fr-FR"/>
                              </w:rPr>
                              <w:t>– Patrie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7F2AFC" id="_x0000_t202" coordsize="21600,21600" o:spt="202" path="m,l,21600r21600,l21600,xe">
                <v:stroke joinstyle="miter"/>
                <v:path gradientshapeok="t" o:connecttype="rect"/>
              </v:shapetype>
              <v:shape id="Text Box 2" o:spid="_x0000_s1026" type="#_x0000_t202" style="position:absolute;left:0;text-align:left;margin-left:160.6pt;margin-top:0;width:211.8pt;height:110.6pt;z-index:25165824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" stroked="f">
                <v:textbox style="mso-fit-shape-to-text:t">
                  <w:txbxContent>
                    <w:p w14:paraId="38632EC8" w14:textId="1E7194AF" w:rsidR="00526DFC" w:rsidRPr="00526DFC" w:rsidRDefault="00526DFC" w:rsidP="00526DFC">
                      <w:pPr>
                        <w:spacing w:after="0"/>
                        <w:jc w:val="center"/>
                        <w:rPr>
                          <w:rFonts w:cs="Times New Roman"/>
                          <w:b/>
                          <w:bCs/>
                          <w:lang w:val="fr-FR"/>
                        </w:rPr>
                      </w:pPr>
                      <w:r w:rsidRPr="00526DFC">
                        <w:rPr>
                          <w:rFonts w:cs="Times New Roman"/>
                          <w:b/>
                          <w:bCs/>
                          <w:lang w:val="fr-FR"/>
                        </w:rPr>
                        <w:t>REPUBLIQUE DU CAMEROUN</w:t>
                      </w:r>
                    </w:p>
                    <w:p w14:paraId="327FE7A2" w14:textId="4CD74D10" w:rsidR="00526DFC" w:rsidRPr="00526DFC" w:rsidRDefault="00526DFC" w:rsidP="00526DFC">
                      <w:pPr>
                        <w:spacing w:after="0"/>
                        <w:jc w:val="center"/>
                        <w:rPr>
                          <w:rFonts w:cs="Times New Roman"/>
                          <w:b/>
                          <w:bCs/>
                          <w:lang w:val="fr-FR"/>
                        </w:rPr>
                      </w:pPr>
                      <w:r w:rsidRPr="00526DFC">
                        <w:rPr>
                          <w:rFonts w:cs="Times New Roman"/>
                          <w:b/>
                          <w:bCs/>
                          <w:lang w:val="fr-FR"/>
                        </w:rPr>
                        <w:t>Paix</w:t>
                      </w:r>
                      <w:r>
                        <w:rPr>
                          <w:rFonts w:cs="Times New Roman"/>
                          <w:b/>
                          <w:bCs/>
                          <w:lang w:val="fr-FR"/>
                        </w:rPr>
                        <w:t xml:space="preserve"> –</w:t>
                      </w:r>
                      <w:r w:rsidRPr="00526DFC">
                        <w:rPr>
                          <w:rFonts w:cs="Times New Roman"/>
                          <w:b/>
                          <w:bCs/>
                          <w:lang w:val="fr-FR"/>
                        </w:rPr>
                        <w:t xml:space="preserve"> Travail </w:t>
                      </w:r>
                      <w:r>
                        <w:rPr>
                          <w:rFonts w:cs="Times New Roman"/>
                          <w:b/>
                          <w:bCs/>
                          <w:lang w:val="fr-FR"/>
                        </w:rPr>
                        <w:t>– Patrie</w:t>
                      </w:r>
                    </w:p>
                  </w:txbxContent>
                </v:textbox>
                <w10:wrap type="square" anchorx="margin"/>
              </v:shape>
            </w:pict>
          </mc:Fallback>
        </mc:AlternateContent>
      </w:r>
      <w:r w:rsidR="003B4C22" w:rsidRPr="00244A9F">
        <w:rPr>
          <w:rFonts w:cs="Times New Roman"/>
          <w:noProof/>
        </w:rPr>
        <mc:AlternateContent>
          <mc:Choice Requires="wps">
            <w:drawing>
              <wp:anchor distT="45720" distB="45720" distL="114300" distR="114300" simplePos="0" relativeHeight="251658240" behindDoc="0" locked="0" layoutInCell="1" allowOverlap="1" wp14:anchorId="361EE3D3" wp14:editId="0136238A">
                <wp:simplePos x="0" y="0"/>
                <wp:positionH relativeFrom="margin">
                  <wp:align>left</wp:align>
                </wp:positionH>
                <wp:positionV relativeFrom="paragraph">
                  <wp:posOffset>0</wp:posOffset>
                </wp:positionV>
                <wp:extent cx="26898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1404620"/>
                        </a:xfrm>
                        <a:prstGeom prst="rect">
                          <a:avLst/>
                        </a:prstGeom>
                        <a:solidFill>
                          <a:srgbClr val="FFFFFF"/>
                        </a:solidFill>
                        <a:ln w="9525">
                          <a:noFill/>
                          <a:miter lim="800000"/>
                          <a:headEnd/>
                          <a:tailEnd/>
                        </a:ln>
                      </wps:spPr>
                      <wps:txbx>
                        <w:txbxContent>
                          <w:p w14:paraId="0100970B" w14:textId="195BC61D" w:rsidR="003B4C22" w:rsidRPr="00526DFC" w:rsidRDefault="003B4C22" w:rsidP="00526DFC">
                            <w:pPr>
                              <w:spacing w:after="0"/>
                              <w:jc w:val="center"/>
                              <w:rPr>
                                <w:rFonts w:cs="Times New Roman"/>
                                <w:b/>
                                <w:bCs/>
                              </w:rPr>
                            </w:pPr>
                            <w:r w:rsidRPr="00526DFC">
                              <w:rPr>
                                <w:rFonts w:cs="Times New Roman"/>
                                <w:b/>
                                <w:bCs/>
                              </w:rPr>
                              <w:t>R</w:t>
                            </w:r>
                            <w:r w:rsidR="00FB14C5" w:rsidRPr="00526DFC">
                              <w:rPr>
                                <w:rFonts w:cs="Times New Roman"/>
                                <w:b/>
                                <w:bCs/>
                              </w:rPr>
                              <w:t>EPUBLIC OF CAMEROON</w:t>
                            </w:r>
                          </w:p>
                          <w:p w14:paraId="5C4E963E" w14:textId="20560750" w:rsidR="00FB14C5" w:rsidRPr="00526DFC" w:rsidRDefault="006A6681" w:rsidP="00526DFC">
                            <w:pPr>
                              <w:spacing w:after="0"/>
                              <w:jc w:val="center"/>
                              <w:rPr>
                                <w:rFonts w:cs="Times New Roman"/>
                                <w:b/>
                                <w:bCs/>
                              </w:rPr>
                            </w:pPr>
                            <w:r w:rsidRPr="00526DFC">
                              <w:rPr>
                                <w:rFonts w:cs="Times New Roman"/>
                                <w:b/>
                                <w:bCs/>
                              </w:rPr>
                              <w:t>Peace – Work – Fatherland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1EE3D3" id="_x0000_s1027" type="#_x0000_t202" style="position:absolute;left:0;text-align:left;margin-left:0;margin-top:0;width:211.8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" stroked="f">
                <v:textbox style="mso-fit-shape-to-text:t">
                  <w:txbxContent>
                    <w:p w14:paraId="0100970B" w14:textId="195BC61D" w:rsidR="003B4C22" w:rsidRPr="00526DFC" w:rsidRDefault="003B4C22" w:rsidP="00526DFC">
                      <w:pPr>
                        <w:spacing w:after="0"/>
                        <w:jc w:val="center"/>
                        <w:rPr>
                          <w:rFonts w:cs="Times New Roman"/>
                          <w:b/>
                          <w:bCs/>
                        </w:rPr>
                      </w:pPr>
                      <w:r w:rsidRPr="00526DFC">
                        <w:rPr>
                          <w:rFonts w:cs="Times New Roman"/>
                          <w:b/>
                          <w:bCs/>
                        </w:rPr>
                        <w:t>R</w:t>
                      </w:r>
                      <w:r w:rsidR="00FB14C5" w:rsidRPr="00526DFC">
                        <w:rPr>
                          <w:rFonts w:cs="Times New Roman"/>
                          <w:b/>
                          <w:bCs/>
                        </w:rPr>
                        <w:t>EPUBLIC OF CAMEROON</w:t>
                      </w:r>
                    </w:p>
                    <w:p w14:paraId="5C4E963E" w14:textId="20560750" w:rsidR="00FB14C5" w:rsidRPr="00526DFC" w:rsidRDefault="006A6681" w:rsidP="00526DFC">
                      <w:pPr>
                        <w:spacing w:after="0"/>
                        <w:jc w:val="center"/>
                        <w:rPr>
                          <w:rFonts w:cs="Times New Roman"/>
                          <w:b/>
                          <w:bCs/>
                        </w:rPr>
                      </w:pPr>
                      <w:r w:rsidRPr="00526DFC">
                        <w:rPr>
                          <w:rFonts w:cs="Times New Roman"/>
                          <w:b/>
                          <w:bCs/>
                        </w:rPr>
                        <w:t>Peace – Work – Fatherland</w:t>
                      </w:r>
                    </w:p>
                  </w:txbxContent>
                </v:textbox>
                <w10:wrap type="square" anchorx="margin"/>
              </v:shape>
            </w:pict>
          </mc:Fallback>
        </mc:AlternateContent>
      </w:r>
    </w:p>
    <w:p w14:paraId="2190374F" w14:textId="4AEB0639" w:rsidR="003B4C22" w:rsidRPr="00244A9F" w:rsidRDefault="003B4C22" w:rsidP="006A6681">
      <w:pPr>
        <w:rPr>
          <w:rFonts w:cs="Times New Roman"/>
        </w:rPr>
      </w:pPr>
    </w:p>
    <w:p w14:paraId="6CC6492B" w14:textId="355A9099" w:rsidR="00526DFC" w:rsidRPr="00244A9F" w:rsidRDefault="00F95E5B" w:rsidP="006A6681">
      <w:pPr>
        <w:rPr>
          <w:rFonts w:cs="Times New Roman"/>
        </w:rPr>
      </w:pPr>
      <w:r w:rsidRPr="00244A9F">
        <w:rPr>
          <w:rFonts w:cs="Times New Roman"/>
          <w:noProof/>
        </w:rPr>
        <w:drawing>
          <wp:anchor distT="0" distB="0" distL="114300" distR="114300" simplePos="0" relativeHeight="251658243" behindDoc="0" locked="0" layoutInCell="1" allowOverlap="1" wp14:anchorId="1F153A44" wp14:editId="6792D4A3">
            <wp:simplePos x="0" y="0"/>
            <wp:positionH relativeFrom="column">
              <wp:posOffset>3670935</wp:posOffset>
            </wp:positionH>
            <wp:positionV relativeFrom="paragraph">
              <wp:posOffset>30480</wp:posOffset>
            </wp:positionV>
            <wp:extent cx="1872615" cy="1073785"/>
            <wp:effectExtent l="0" t="0" r="0" b="0"/>
            <wp:wrapSquare wrapText="bothSides"/>
            <wp:docPr id="1282053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349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72615" cy="1073785"/>
                    </a:xfrm>
                    <a:prstGeom prst="rect">
                      <a:avLst/>
                    </a:prstGeom>
                    <a:noFill/>
                    <a:ln>
                      <a:noFill/>
                    </a:ln>
                  </pic:spPr>
                </pic:pic>
              </a:graphicData>
            </a:graphic>
            <wp14:sizeRelV relativeFrom="margin">
              <wp14:pctHeight>0</wp14:pctHeight>
            </wp14:sizeRelV>
          </wp:anchor>
        </w:drawing>
      </w:r>
      <w:r w:rsidR="00526DFC" w:rsidRPr="00244A9F">
        <w:rPr>
          <w:rFonts w:cs="Times New Roman"/>
          <w:noProof/>
        </w:rPr>
        <w:drawing>
          <wp:anchor distT="0" distB="0" distL="114300" distR="114300" simplePos="0" relativeHeight="251658242" behindDoc="0" locked="0" layoutInCell="1" allowOverlap="1" wp14:anchorId="25532FD0" wp14:editId="15DE701B">
            <wp:simplePos x="0" y="0"/>
            <wp:positionH relativeFrom="column">
              <wp:posOffset>693420</wp:posOffset>
            </wp:positionH>
            <wp:positionV relativeFrom="paragraph">
              <wp:posOffset>5715</wp:posOffset>
            </wp:positionV>
            <wp:extent cx="1379220" cy="1066800"/>
            <wp:effectExtent l="0" t="0" r="0" b="0"/>
            <wp:wrapSquare wrapText="bothSides"/>
            <wp:docPr id="1607474056" name="Picture 2" descr="IAI Cameroun — 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I Cameroun — Accue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9220" cy="1066800"/>
                    </a:xfrm>
                    <a:prstGeom prst="rect">
                      <a:avLst/>
                    </a:prstGeom>
                    <a:noFill/>
                    <a:ln>
                      <a:noFill/>
                    </a:ln>
                  </pic:spPr>
                </pic:pic>
              </a:graphicData>
            </a:graphic>
            <wp14:sizeRelH relativeFrom="margin">
              <wp14:pctWidth>0</wp14:pctWidth>
            </wp14:sizeRelH>
          </wp:anchor>
        </w:drawing>
      </w:r>
    </w:p>
    <w:p w14:paraId="146367C0" w14:textId="13C7B6E8" w:rsidR="00526DFC" w:rsidRPr="00244A9F" w:rsidRDefault="00526DFC" w:rsidP="006A6681">
      <w:pPr>
        <w:rPr>
          <w:rFonts w:cs="Times New Roman"/>
        </w:rPr>
      </w:pPr>
    </w:p>
    <w:p w14:paraId="7131EEF7" w14:textId="23D9C1A4" w:rsidR="00526DFC" w:rsidRPr="00244A9F" w:rsidRDefault="00526DFC" w:rsidP="006A6681">
      <w:pPr>
        <w:rPr>
          <w:rFonts w:cs="Times New Roman"/>
        </w:rPr>
      </w:pPr>
    </w:p>
    <w:p w14:paraId="0B4326A9" w14:textId="6AE30F95" w:rsidR="00917C40" w:rsidRPr="00917C40" w:rsidRDefault="00F95E5B" w:rsidP="00917C40">
      <w:pPr>
        <w:rPr>
          <w:rFonts w:cs="Times New Roman"/>
        </w:rPr>
      </w:pPr>
      <w:r w:rsidRPr="00244A9F">
        <w:rPr>
          <w:rFonts w:cs="Times New Roman"/>
          <w:noProof/>
        </w:rPr>
        <mc:AlternateContent>
          <mc:Choice Requires="wps">
            <w:drawing>
              <wp:anchor distT="45720" distB="45720" distL="114300" distR="114300" simplePos="0" relativeHeight="251658245" behindDoc="0" locked="0" layoutInCell="1" allowOverlap="1" wp14:anchorId="33963141" wp14:editId="49491DD5">
                <wp:simplePos x="0" y="0"/>
                <wp:positionH relativeFrom="margin">
                  <wp:posOffset>3055620</wp:posOffset>
                </wp:positionH>
                <wp:positionV relativeFrom="paragraph">
                  <wp:posOffset>237490</wp:posOffset>
                </wp:positionV>
                <wp:extent cx="3307080" cy="1404620"/>
                <wp:effectExtent l="0" t="0" r="7620" b="0"/>
                <wp:wrapSquare wrapText="bothSides"/>
                <wp:docPr id="72230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080" cy="1404620"/>
                        </a:xfrm>
                        <a:prstGeom prst="rect">
                          <a:avLst/>
                        </a:prstGeom>
                        <a:solidFill>
                          <a:srgbClr val="FFFFFF"/>
                        </a:solidFill>
                        <a:ln w="9525">
                          <a:noFill/>
                          <a:miter lim="800000"/>
                          <a:headEnd/>
                          <a:tailEnd/>
                        </a:ln>
                      </wps:spPr>
                      <wps:txbx>
                        <w:txbxContent>
                          <w:p w14:paraId="2E3B264F" w14:textId="2EEF4D2C" w:rsidR="000B5612" w:rsidRPr="00244A9F" w:rsidRDefault="000B5612" w:rsidP="000B5612">
                            <w:pPr>
                              <w:spacing w:after="0"/>
                              <w:jc w:val="center"/>
                              <w:rPr>
                                <w:rFonts w:cs="Times New Roman"/>
                                <w:b/>
                                <w:bCs/>
                                <w:sz w:val="28"/>
                                <w:szCs w:val="28"/>
                              </w:rPr>
                            </w:pPr>
                            <w:r w:rsidRPr="00244A9F">
                              <w:rPr>
                                <w:rFonts w:cs="Times New Roman"/>
                                <w:b/>
                                <w:bCs/>
                                <w:sz w:val="28"/>
                                <w:szCs w:val="28"/>
                              </w:rPr>
                              <w:t>BIG BLOSSOM INNOVATION TECHNOLOGY</w:t>
                            </w:r>
                          </w:p>
                          <w:p w14:paraId="555355B4" w14:textId="474CC717" w:rsidR="000B5612" w:rsidRDefault="006C7CF8" w:rsidP="000B5612">
                            <w:pPr>
                              <w:spacing w:after="0"/>
                              <w:jc w:val="center"/>
                              <w:rPr>
                                <w:rFonts w:cs="Times New Roman"/>
                              </w:rPr>
                            </w:pPr>
                            <w:r>
                              <w:rPr>
                                <w:rFonts w:cs="Times New Roman"/>
                              </w:rPr>
                              <w:t xml:space="preserve">Email: </w:t>
                            </w:r>
                            <w:r w:rsidR="00A33A0C">
                              <w:rPr>
                                <w:rFonts w:cs="Times New Roman"/>
                              </w:rPr>
                              <w:t>contact@bbit-it.com</w:t>
                            </w:r>
                          </w:p>
                          <w:p w14:paraId="790BC59C" w14:textId="0042E3CC" w:rsidR="000B5612" w:rsidRDefault="000B5612" w:rsidP="00526DFC">
                            <w:pPr>
                              <w:spacing w:after="0"/>
                              <w:jc w:val="center"/>
                              <w:rPr>
                                <w:rFonts w:cs="Times New Roman"/>
                              </w:rPr>
                            </w:pPr>
                            <w:r>
                              <w:rPr>
                                <w:rFonts w:cs="Times New Roman"/>
                              </w:rPr>
                              <w:t xml:space="preserve">Tel: + 237 </w:t>
                            </w:r>
                            <w:r w:rsidR="00244A9F">
                              <w:rPr>
                                <w:rFonts w:cs="Times New Roman"/>
                              </w:rPr>
                              <w:t>655 109 309</w:t>
                            </w:r>
                          </w:p>
                          <w:p w14:paraId="53A8EF1A" w14:textId="1A3D958C" w:rsidR="000B5612" w:rsidRPr="000B5612" w:rsidRDefault="000B5612" w:rsidP="00526DFC">
                            <w:pPr>
                              <w:spacing w:after="0"/>
                              <w:jc w:val="center"/>
                              <w:rPr>
                                <w:rFonts w:cs="Times New Roman"/>
                              </w:rPr>
                            </w:pPr>
                            <w:r>
                              <w:rPr>
                                <w:rFonts w:cs="Times New Roman"/>
                              </w:rPr>
                              <w:t>Site</w:t>
                            </w:r>
                            <w:r w:rsidR="00244A9F">
                              <w:rPr>
                                <w:rFonts w:cs="Times New Roman"/>
                              </w:rPr>
                              <w:t xml:space="preserve"> Web</w:t>
                            </w:r>
                            <w:r>
                              <w:rPr>
                                <w:rFonts w:cs="Times New Roman"/>
                              </w:rPr>
                              <w:t>: www.</w:t>
                            </w:r>
                            <w:r w:rsidR="00244A9F">
                              <w:rPr>
                                <w:rFonts w:cs="Times New Roman"/>
                              </w:rPr>
                              <w:t>bbit.it</w:t>
                            </w:r>
                            <w:r>
                              <w:rPr>
                                <w:rFonts w:cs="Times New Roman"/>
                              </w:rPr>
                              <w:t>.com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63141" id="_x0000_s1028" type="#_x0000_t202" style="position:absolute;left:0;text-align:left;margin-left:240.6pt;margin-top:18.7pt;width:260.4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" stroked="f">
                <v:textbox style="mso-fit-shape-to-text:t">
                  <w:txbxContent>
                    <w:p w14:paraId="2E3B264F" w14:textId="2EEF4D2C" w:rsidR="000B5612" w:rsidRPr="00244A9F" w:rsidRDefault="000B5612" w:rsidP="000B5612">
                      <w:pPr>
                        <w:spacing w:after="0"/>
                        <w:jc w:val="center"/>
                        <w:rPr>
                          <w:rFonts w:cs="Times New Roman"/>
                          <w:b/>
                          <w:bCs/>
                          <w:sz w:val="28"/>
                          <w:szCs w:val="28"/>
                        </w:rPr>
                      </w:pPr>
                      <w:r w:rsidRPr="00244A9F">
                        <w:rPr>
                          <w:rFonts w:cs="Times New Roman"/>
                          <w:b/>
                          <w:bCs/>
                          <w:sz w:val="28"/>
                          <w:szCs w:val="28"/>
                        </w:rPr>
                        <w:t>BIG BLOSSOM INNOVATION TECHNOLOGY</w:t>
                      </w:r>
                    </w:p>
                    <w:p w14:paraId="555355B4" w14:textId="474CC717" w:rsidR="000B5612" w:rsidRDefault="006C7CF8" w:rsidP="000B5612">
                      <w:pPr>
                        <w:spacing w:after="0"/>
                        <w:jc w:val="center"/>
                        <w:rPr>
                          <w:rFonts w:cs="Times New Roman"/>
                        </w:rPr>
                      </w:pPr>
                      <w:r>
                        <w:rPr>
                          <w:rFonts w:cs="Times New Roman"/>
                        </w:rPr>
                        <w:t xml:space="preserve">Email: </w:t>
                      </w:r>
                      <w:r w:rsidR="00A33A0C">
                        <w:rPr>
                          <w:rFonts w:cs="Times New Roman"/>
                        </w:rPr>
                        <w:t>contact@bbit-it.com</w:t>
                      </w:r>
                    </w:p>
                    <w:p w14:paraId="790BC59C" w14:textId="0042E3CC" w:rsidR="000B5612" w:rsidRDefault="000B5612" w:rsidP="00526DFC">
                      <w:pPr>
                        <w:spacing w:after="0"/>
                        <w:jc w:val="center"/>
                        <w:rPr>
                          <w:rFonts w:cs="Times New Roman"/>
                        </w:rPr>
                      </w:pPr>
                      <w:r>
                        <w:rPr>
                          <w:rFonts w:cs="Times New Roman"/>
                        </w:rPr>
                        <w:t xml:space="preserve">Tel: + 237 </w:t>
                      </w:r>
                      <w:r w:rsidR="00244A9F">
                        <w:rPr>
                          <w:rFonts w:cs="Times New Roman"/>
                        </w:rPr>
                        <w:t>655 109 309</w:t>
                      </w:r>
                    </w:p>
                    <w:p w14:paraId="53A8EF1A" w14:textId="1A3D958C" w:rsidR="000B5612" w:rsidRPr="000B5612" w:rsidRDefault="000B5612" w:rsidP="00526DFC">
                      <w:pPr>
                        <w:spacing w:after="0"/>
                        <w:jc w:val="center"/>
                        <w:rPr>
                          <w:rFonts w:cs="Times New Roman"/>
                        </w:rPr>
                      </w:pPr>
                      <w:r>
                        <w:rPr>
                          <w:rFonts w:cs="Times New Roman"/>
                        </w:rPr>
                        <w:t>Site</w:t>
                      </w:r>
                      <w:r w:rsidR="00244A9F">
                        <w:rPr>
                          <w:rFonts w:cs="Times New Roman"/>
                        </w:rPr>
                        <w:t xml:space="preserve"> Web</w:t>
                      </w:r>
                      <w:r>
                        <w:rPr>
                          <w:rFonts w:cs="Times New Roman"/>
                        </w:rPr>
                        <w:t>: www.</w:t>
                      </w:r>
                      <w:r w:rsidR="00244A9F">
                        <w:rPr>
                          <w:rFonts w:cs="Times New Roman"/>
                        </w:rPr>
                        <w:t>bbit.it</w:t>
                      </w:r>
                      <w:r>
                        <w:rPr>
                          <w:rFonts w:cs="Times New Roman"/>
                        </w:rPr>
                        <w:t>.com</w:t>
                      </w:r>
                    </w:p>
                  </w:txbxContent>
                </v:textbox>
                <w10:wrap type="square" anchorx="margin"/>
              </v:shape>
            </w:pict>
          </mc:Fallback>
        </mc:AlternateContent>
      </w:r>
      <w:r w:rsidR="00917C40" w:rsidRPr="00244A9F">
        <w:rPr>
          <w:rFonts w:cs="Times New Roman"/>
          <w:noProof/>
        </w:rPr>
        <mc:AlternateContent>
          <mc:Choice Requires="wps">
            <w:drawing>
              <wp:anchor distT="45720" distB="45720" distL="114300" distR="114300" simplePos="0" relativeHeight="251658244" behindDoc="0" locked="0" layoutInCell="1" allowOverlap="1" wp14:anchorId="29A2423B" wp14:editId="087CE389">
                <wp:simplePos x="0" y="0"/>
                <wp:positionH relativeFrom="margin">
                  <wp:posOffset>-342900</wp:posOffset>
                </wp:positionH>
                <wp:positionV relativeFrom="paragraph">
                  <wp:posOffset>229870</wp:posOffset>
                </wp:positionV>
                <wp:extent cx="3512820" cy="1404620"/>
                <wp:effectExtent l="0" t="0" r="0" b="0"/>
                <wp:wrapSquare wrapText="bothSides"/>
                <wp:docPr id="2045244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2820" cy="1404620"/>
                        </a:xfrm>
                        <a:prstGeom prst="rect">
                          <a:avLst/>
                        </a:prstGeom>
                        <a:solidFill>
                          <a:srgbClr val="FFFFFF"/>
                        </a:solidFill>
                        <a:ln w="9525">
                          <a:noFill/>
                          <a:miter lim="800000"/>
                          <a:headEnd/>
                          <a:tailEnd/>
                        </a:ln>
                      </wps:spPr>
                      <wps:txbx>
                        <w:txbxContent>
                          <w:p w14:paraId="3CBA29B8" w14:textId="352D6081" w:rsidR="007C3007" w:rsidRPr="00244A9F" w:rsidRDefault="000B5612" w:rsidP="00526DFC">
                            <w:pPr>
                              <w:spacing w:after="0"/>
                              <w:jc w:val="center"/>
                              <w:rPr>
                                <w:rFonts w:cs="Times New Roman"/>
                                <w:b/>
                                <w:bCs/>
                                <w:sz w:val="28"/>
                                <w:szCs w:val="28"/>
                              </w:rPr>
                            </w:pPr>
                            <w:r w:rsidRPr="00244A9F">
                              <w:rPr>
                                <w:rFonts w:cs="Times New Roman"/>
                                <w:b/>
                                <w:bCs/>
                                <w:sz w:val="28"/>
                                <w:szCs w:val="28"/>
                              </w:rPr>
                              <w:t>AFRICAN INSTITUTE OF COMPUTER SCIENCES</w:t>
                            </w:r>
                            <w:r w:rsidR="00A33A0C">
                              <w:rPr>
                                <w:rFonts w:cs="Times New Roman"/>
                                <w:b/>
                                <w:bCs/>
                                <w:sz w:val="28"/>
                                <w:szCs w:val="28"/>
                              </w:rPr>
                              <w:t xml:space="preserve"> </w:t>
                            </w:r>
                            <w:r w:rsidR="00C456F0">
                              <w:rPr>
                                <w:rFonts w:cs="Times New Roman"/>
                                <w:b/>
                                <w:bCs/>
                                <w:sz w:val="28"/>
                                <w:szCs w:val="28"/>
                              </w:rPr>
                              <w:t>PAUL BIYA</w:t>
                            </w:r>
                            <w:r w:rsidR="00331114">
                              <w:rPr>
                                <w:rFonts w:cs="Times New Roman"/>
                                <w:b/>
                                <w:bCs/>
                                <w:sz w:val="28"/>
                                <w:szCs w:val="28"/>
                              </w:rPr>
                              <w:t xml:space="preserve"> </w:t>
                            </w:r>
                            <w:r w:rsidR="00C456F0">
                              <w:rPr>
                                <w:rFonts w:cs="Times New Roman"/>
                                <w:b/>
                                <w:bCs/>
                                <w:sz w:val="28"/>
                                <w:szCs w:val="28"/>
                              </w:rPr>
                              <w:t>TECHNOLOGICAL CENTER OF EXCELLENCE</w:t>
                            </w:r>
                          </w:p>
                          <w:p w14:paraId="7AA411F2" w14:textId="03516655" w:rsidR="000B5612" w:rsidRDefault="000B5612" w:rsidP="000B5612">
                            <w:pPr>
                              <w:spacing w:after="0"/>
                              <w:jc w:val="center"/>
                              <w:rPr>
                                <w:rFonts w:cs="Times New Roman"/>
                              </w:rPr>
                            </w:pPr>
                            <w:r>
                              <w:rPr>
                                <w:rFonts w:cs="Times New Roman"/>
                              </w:rPr>
                              <w:t>P.O. BOX: 13719 Yaoundé</w:t>
                            </w:r>
                          </w:p>
                          <w:p w14:paraId="03DFE199" w14:textId="58FB158E" w:rsidR="000B5612" w:rsidRDefault="000B5612" w:rsidP="00526DFC">
                            <w:pPr>
                              <w:spacing w:after="0"/>
                              <w:jc w:val="center"/>
                              <w:rPr>
                                <w:rFonts w:cs="Times New Roman"/>
                              </w:rPr>
                            </w:pPr>
                            <w:r>
                              <w:rPr>
                                <w:rFonts w:cs="Times New Roman"/>
                              </w:rPr>
                              <w:t>Tel: + 237 242 729 957</w:t>
                            </w:r>
                          </w:p>
                          <w:p w14:paraId="71B996FA" w14:textId="53044452" w:rsidR="000B5612" w:rsidRPr="000B5612" w:rsidRDefault="000B5612" w:rsidP="00526DFC">
                            <w:pPr>
                              <w:spacing w:after="0"/>
                              <w:jc w:val="center"/>
                              <w:rPr>
                                <w:rFonts w:cs="Times New Roman"/>
                              </w:rPr>
                            </w:pPr>
                            <w:r>
                              <w:rPr>
                                <w:rFonts w:cs="Times New Roman"/>
                              </w:rPr>
                              <w:t>Web Site: www.iaicameroun.com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A2423B" id="_x0000_s1029" type="#_x0000_t202" style="position:absolute;left:0;text-align:left;margin-left:-27pt;margin-top:18.1pt;width:276.6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" stroked="f">
                <v:textbox style="mso-fit-shape-to-text:t">
                  <w:txbxContent>
                    <w:p w14:paraId="3CBA29B8" w14:textId="352D6081" w:rsidR="007C3007" w:rsidRPr="00244A9F" w:rsidRDefault="000B5612" w:rsidP="00526DFC">
                      <w:pPr>
                        <w:spacing w:after="0"/>
                        <w:jc w:val="center"/>
                        <w:rPr>
                          <w:rFonts w:cs="Times New Roman"/>
                          <w:b/>
                          <w:bCs/>
                          <w:sz w:val="28"/>
                          <w:szCs w:val="28"/>
                        </w:rPr>
                      </w:pPr>
                      <w:r w:rsidRPr="00244A9F">
                        <w:rPr>
                          <w:rFonts w:cs="Times New Roman"/>
                          <w:b/>
                          <w:bCs/>
                          <w:sz w:val="28"/>
                          <w:szCs w:val="28"/>
                        </w:rPr>
                        <w:t>AFRICAN INSTITUTE OF COMPUTER SCIENCES</w:t>
                      </w:r>
                      <w:r w:rsidR="00A33A0C">
                        <w:rPr>
                          <w:rFonts w:cs="Times New Roman"/>
                          <w:b/>
                          <w:bCs/>
                          <w:sz w:val="28"/>
                          <w:szCs w:val="28"/>
                        </w:rPr>
                        <w:t xml:space="preserve"> </w:t>
                      </w:r>
                      <w:r w:rsidR="00C456F0">
                        <w:rPr>
                          <w:rFonts w:cs="Times New Roman"/>
                          <w:b/>
                          <w:bCs/>
                          <w:sz w:val="28"/>
                          <w:szCs w:val="28"/>
                        </w:rPr>
                        <w:t>PAUL BIYA</w:t>
                      </w:r>
                      <w:r w:rsidR="00331114">
                        <w:rPr>
                          <w:rFonts w:cs="Times New Roman"/>
                          <w:b/>
                          <w:bCs/>
                          <w:sz w:val="28"/>
                          <w:szCs w:val="28"/>
                        </w:rPr>
                        <w:t xml:space="preserve"> </w:t>
                      </w:r>
                      <w:r w:rsidR="00C456F0">
                        <w:rPr>
                          <w:rFonts w:cs="Times New Roman"/>
                          <w:b/>
                          <w:bCs/>
                          <w:sz w:val="28"/>
                          <w:szCs w:val="28"/>
                        </w:rPr>
                        <w:t>TECHNOLOGICAL CENTER OF EXCELLENCE</w:t>
                      </w:r>
                    </w:p>
                    <w:p w14:paraId="7AA411F2" w14:textId="03516655" w:rsidR="000B5612" w:rsidRDefault="000B5612" w:rsidP="000B5612">
                      <w:pPr>
                        <w:spacing w:after="0"/>
                        <w:jc w:val="center"/>
                        <w:rPr>
                          <w:rFonts w:cs="Times New Roman"/>
                        </w:rPr>
                      </w:pPr>
                      <w:r>
                        <w:rPr>
                          <w:rFonts w:cs="Times New Roman"/>
                        </w:rPr>
                        <w:t>P.O. BOX: 13719 Yaoundé</w:t>
                      </w:r>
                    </w:p>
                    <w:p w14:paraId="03DFE199" w14:textId="58FB158E" w:rsidR="000B5612" w:rsidRDefault="000B5612" w:rsidP="00526DFC">
                      <w:pPr>
                        <w:spacing w:after="0"/>
                        <w:jc w:val="center"/>
                        <w:rPr>
                          <w:rFonts w:cs="Times New Roman"/>
                        </w:rPr>
                      </w:pPr>
                      <w:r>
                        <w:rPr>
                          <w:rFonts w:cs="Times New Roman"/>
                        </w:rPr>
                        <w:t>Tel: + 237 242 729 957</w:t>
                      </w:r>
                    </w:p>
                    <w:p w14:paraId="71B996FA" w14:textId="53044452" w:rsidR="000B5612" w:rsidRPr="000B5612" w:rsidRDefault="000B5612" w:rsidP="00526DFC">
                      <w:pPr>
                        <w:spacing w:after="0"/>
                        <w:jc w:val="center"/>
                        <w:rPr>
                          <w:rFonts w:cs="Times New Roman"/>
                        </w:rPr>
                      </w:pPr>
                      <w:r>
                        <w:rPr>
                          <w:rFonts w:cs="Times New Roman"/>
                        </w:rPr>
                        <w:t>Web Site: www.iaicameroun.com</w:t>
                      </w:r>
                    </w:p>
                  </w:txbxContent>
                </v:textbox>
                <w10:wrap type="square" anchorx="margin"/>
              </v:shape>
            </w:pict>
          </mc:Fallback>
        </mc:AlternateContent>
      </w:r>
    </w:p>
    <w:p w14:paraId="1D195961" w14:textId="77777777" w:rsidR="0031359C" w:rsidRDefault="00F95E5B" w:rsidP="00F95E5B">
      <w:pPr>
        <w:ind w:firstLine="720"/>
        <w:jc w:val="center"/>
        <w:rPr>
          <w:rFonts w:cs="Times New Roman"/>
          <w:b/>
          <w:bCs/>
          <w:sz w:val="28"/>
          <w:szCs w:val="28"/>
          <w:u w:val="single"/>
        </w:rPr>
      </w:pPr>
      <w:r>
        <w:rPr>
          <w:rFonts w:cs="Times New Roman"/>
          <w:b/>
          <w:bCs/>
          <w:sz w:val="28"/>
          <w:szCs w:val="28"/>
          <w:u w:val="single"/>
        </w:rPr>
        <w:t xml:space="preserve">                   </w:t>
      </w:r>
    </w:p>
    <w:p w14:paraId="13D990DB" w14:textId="77777777" w:rsidR="00331114" w:rsidRDefault="00331114" w:rsidP="00331114">
      <w:pPr>
        <w:ind w:firstLine="720"/>
        <w:jc w:val="center"/>
        <w:rPr>
          <w:rFonts w:cs="Times New Roman"/>
          <w:b/>
          <w:bCs/>
          <w:sz w:val="28"/>
          <w:szCs w:val="28"/>
          <w:u w:val="single"/>
        </w:rPr>
      </w:pPr>
    </w:p>
    <w:p w14:paraId="34FB0626" w14:textId="4F216E6E" w:rsidR="00331114" w:rsidRPr="00F95E5B" w:rsidRDefault="00244A9F" w:rsidP="004A1FE1">
      <w:pPr>
        <w:ind w:firstLine="720"/>
        <w:jc w:val="center"/>
        <w:rPr>
          <w:rFonts w:cs="Times New Roman"/>
          <w:b/>
          <w:bCs/>
          <w:sz w:val="28"/>
          <w:szCs w:val="28"/>
          <w:u w:val="single"/>
        </w:rPr>
      </w:pPr>
      <w:r w:rsidRPr="00244A9F">
        <w:rPr>
          <w:rFonts w:cs="Times New Roman"/>
          <w:b/>
          <w:bCs/>
          <w:sz w:val="28"/>
          <w:szCs w:val="28"/>
          <w:u w:val="single"/>
        </w:rPr>
        <w:t>INTERNSHIP</w:t>
      </w:r>
      <w:r w:rsidR="00917C40">
        <w:rPr>
          <w:rFonts w:cs="Times New Roman"/>
          <w:b/>
          <w:bCs/>
          <w:sz w:val="28"/>
          <w:szCs w:val="28"/>
          <w:u w:val="single"/>
        </w:rPr>
        <w:t xml:space="preserve"> </w:t>
      </w:r>
      <w:r w:rsidRPr="00244A9F">
        <w:rPr>
          <w:rFonts w:cs="Times New Roman"/>
          <w:b/>
          <w:bCs/>
          <w:sz w:val="28"/>
          <w:szCs w:val="28"/>
          <w:u w:val="single"/>
        </w:rPr>
        <w:t>REPORT</w:t>
      </w:r>
    </w:p>
    <w:p w14:paraId="0AF87D2A" w14:textId="6EBD147C" w:rsidR="00244A9F" w:rsidRPr="00244A9F" w:rsidRDefault="00244A9F" w:rsidP="00244A9F">
      <w:pPr>
        <w:rPr>
          <w:rFonts w:cs="Times New Roman"/>
        </w:rPr>
      </w:pPr>
      <w:r>
        <w:rPr>
          <w:rFonts w:cs="Times New Roman"/>
          <w:noProof/>
        </w:rPr>
        <mc:AlternateContent>
          <mc:Choice Requires="wps">
            <w:drawing>
              <wp:anchor distT="0" distB="0" distL="114300" distR="114300" simplePos="0" relativeHeight="251658246" behindDoc="0" locked="0" layoutInCell="1" allowOverlap="1" wp14:anchorId="0DD2619E" wp14:editId="313C7833">
                <wp:simplePos x="0" y="0"/>
                <wp:positionH relativeFrom="margin">
                  <wp:align>center</wp:align>
                </wp:positionH>
                <wp:positionV relativeFrom="paragraph">
                  <wp:posOffset>10160</wp:posOffset>
                </wp:positionV>
                <wp:extent cx="5836920" cy="1309255"/>
                <wp:effectExtent l="0" t="0" r="11430" b="24765"/>
                <wp:wrapNone/>
                <wp:docPr id="1265752530" name="Rectangle: Diagonal Corners Rounded 5"/>
                <wp:cNvGraphicFramePr/>
                <a:graphic xmlns:a="http://schemas.openxmlformats.org/drawingml/2006/main">
                  <a:graphicData uri="http://schemas.microsoft.com/office/word/2010/wordprocessingShape">
                    <wps:wsp>
                      <wps:cNvSpPr/>
                      <wps:spPr>
                        <a:xfrm>
                          <a:off x="0" y="0"/>
                          <a:ext cx="5836920" cy="1309255"/>
                        </a:xfrm>
                        <a:prstGeom prst="round2DiagRect">
                          <a:avLst>
                            <a:gd name="adj1" fmla="val 50000"/>
                            <a:gd name="adj2" fmla="val 6250"/>
                          </a:avLst>
                        </a:prstGeom>
                        <a:solidFill>
                          <a:srgbClr val="226DC8"/>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F2886E" w14:textId="72C4E332" w:rsidR="00244A9F" w:rsidRDefault="00917C40" w:rsidP="00244A9F">
                            <w:pPr>
                              <w:jc w:val="center"/>
                              <w:rPr>
                                <w:rFonts w:cs="Times New Roman"/>
                                <w:b/>
                                <w:bCs/>
                                <w:sz w:val="28"/>
                                <w:szCs w:val="28"/>
                              </w:rPr>
                            </w:pPr>
                            <w:r w:rsidRPr="00917C40">
                              <w:rPr>
                                <w:rFonts w:cs="Times New Roman"/>
                                <w:b/>
                                <w:bCs/>
                                <w:sz w:val="28"/>
                                <w:szCs w:val="28"/>
                              </w:rPr>
                              <w:t xml:space="preserve">DESIGN AND </w:t>
                            </w:r>
                            <w:r w:rsidR="003411D7">
                              <w:rPr>
                                <w:rFonts w:cs="Times New Roman"/>
                                <w:b/>
                                <w:bCs/>
                                <w:sz w:val="28"/>
                                <w:szCs w:val="28"/>
                              </w:rPr>
                              <w:t>IMPLEMENTATION</w:t>
                            </w:r>
                            <w:r w:rsidR="0008317E">
                              <w:rPr>
                                <w:rFonts w:cs="Times New Roman"/>
                                <w:b/>
                                <w:bCs/>
                                <w:sz w:val="28"/>
                                <w:szCs w:val="28"/>
                              </w:rPr>
                              <w:t xml:space="preserve"> OF A WEB-BASED ERP FOR SMALL AND </w:t>
                            </w:r>
                            <w:r w:rsidR="00EF5E2A">
                              <w:rPr>
                                <w:rFonts w:cs="Times New Roman"/>
                                <w:b/>
                                <w:bCs/>
                                <w:sz w:val="28"/>
                                <w:szCs w:val="28"/>
                              </w:rPr>
                              <w:t>MEDIUM ENTERPRISES</w:t>
                            </w:r>
                          </w:p>
                          <w:p w14:paraId="5003B931" w14:textId="5303237E" w:rsidR="00EF5E2A" w:rsidRPr="00917C40" w:rsidRDefault="00EF5E2A" w:rsidP="00244A9F">
                            <w:pPr>
                              <w:jc w:val="center"/>
                              <w:rPr>
                                <w:rFonts w:cs="Times New Roman"/>
                                <w:b/>
                                <w:bCs/>
                                <w:sz w:val="28"/>
                                <w:szCs w:val="28"/>
                              </w:rPr>
                            </w:pPr>
                            <w:r>
                              <w:rPr>
                                <w:rFonts w:cs="Times New Roman"/>
                                <w:b/>
                                <w:bCs/>
                                <w:sz w:val="28"/>
                                <w:szCs w:val="28"/>
                              </w:rPr>
                              <w:t xml:space="preserve">Case </w:t>
                            </w:r>
                            <w:r w:rsidR="00B16E39">
                              <w:rPr>
                                <w:rFonts w:cs="Times New Roman"/>
                                <w:b/>
                                <w:bCs/>
                                <w:sz w:val="28"/>
                                <w:szCs w:val="28"/>
                              </w:rPr>
                              <w:t>Study: BBIT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D2619E" id="Rectangle: Diagonal Corners Rounded 5" o:spid="_x0000_s1030" style="position:absolute;left:0;text-align:left;margin-left:0;margin-top:.8pt;width:459.6pt;height:103.1pt;z-index:25165824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5836920,13092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" adj="-11796480,,5400" path="m654628,l5755092,v45192,,81828,36636,81828,81828l5836920,654628v,361541,-293087,654628,-654628,654628l81828,1309255c36636,1309255,,1272619,,1227427l,654628c,293087,293087,,654628,xe" fillcolor="#226dc8" strokecolor="#07151b [484]" strokeweight="1pt">
                <v:stroke joinstyle="miter"/>
                <v:formulas/>
                <v:path arrowok="t" o:connecttype="custom" o:connectlocs="654628,0;5755092,0;5836920,81828;5836920,654628;5182292,1309256;81828,1309255;0,1227427;0,654628;654628,0" o:connectangles="0,0,0,0,0,0,0,0,0" textboxrect="0,0,5836920,1309255"/>
                <v:textbox>
                  <w:txbxContent>
                    <w:p w14:paraId="26F2886E" w14:textId="72C4E332" w:rsidR="00244A9F" w:rsidRDefault="00917C40" w:rsidP="00244A9F">
                      <w:pPr>
                        <w:jc w:val="center"/>
                        <w:rPr>
                          <w:rFonts w:cs="Times New Roman"/>
                          <w:b/>
                          <w:bCs/>
                          <w:sz w:val="28"/>
                          <w:szCs w:val="28"/>
                        </w:rPr>
                      </w:pPr>
                      <w:r w:rsidRPr="00917C40">
                        <w:rPr>
                          <w:rFonts w:cs="Times New Roman"/>
                          <w:b/>
                          <w:bCs/>
                          <w:sz w:val="28"/>
                          <w:szCs w:val="28"/>
                        </w:rPr>
                        <w:t xml:space="preserve">DESIGN AND </w:t>
                      </w:r>
                      <w:r w:rsidR="003411D7">
                        <w:rPr>
                          <w:rFonts w:cs="Times New Roman"/>
                          <w:b/>
                          <w:bCs/>
                          <w:sz w:val="28"/>
                          <w:szCs w:val="28"/>
                        </w:rPr>
                        <w:t>IMPLEMENTATION</w:t>
                      </w:r>
                      <w:r w:rsidR="0008317E">
                        <w:rPr>
                          <w:rFonts w:cs="Times New Roman"/>
                          <w:b/>
                          <w:bCs/>
                          <w:sz w:val="28"/>
                          <w:szCs w:val="28"/>
                        </w:rPr>
                        <w:t xml:space="preserve"> OF A WEB-BASED ERP FOR SMALL AND </w:t>
                      </w:r>
                      <w:r w:rsidR="00EF5E2A">
                        <w:rPr>
                          <w:rFonts w:cs="Times New Roman"/>
                          <w:b/>
                          <w:bCs/>
                          <w:sz w:val="28"/>
                          <w:szCs w:val="28"/>
                        </w:rPr>
                        <w:t>MEDIUM ENTERPRISES</w:t>
                      </w:r>
                    </w:p>
                    <w:p w14:paraId="5003B931" w14:textId="5303237E" w:rsidR="00EF5E2A" w:rsidRPr="00917C40" w:rsidRDefault="00EF5E2A" w:rsidP="00244A9F">
                      <w:pPr>
                        <w:jc w:val="center"/>
                        <w:rPr>
                          <w:rFonts w:cs="Times New Roman"/>
                          <w:b/>
                          <w:bCs/>
                          <w:sz w:val="28"/>
                          <w:szCs w:val="28"/>
                        </w:rPr>
                      </w:pPr>
                      <w:r>
                        <w:rPr>
                          <w:rFonts w:cs="Times New Roman"/>
                          <w:b/>
                          <w:bCs/>
                          <w:sz w:val="28"/>
                          <w:szCs w:val="28"/>
                        </w:rPr>
                        <w:t xml:space="preserve">Case </w:t>
                      </w:r>
                      <w:r w:rsidR="00B16E39">
                        <w:rPr>
                          <w:rFonts w:cs="Times New Roman"/>
                          <w:b/>
                          <w:bCs/>
                          <w:sz w:val="28"/>
                          <w:szCs w:val="28"/>
                        </w:rPr>
                        <w:t>Study: BBIT</w:t>
                      </w:r>
                    </w:p>
                  </w:txbxContent>
                </v:textbox>
                <w10:wrap anchorx="margin"/>
              </v:shape>
            </w:pict>
          </mc:Fallback>
        </mc:AlternateContent>
      </w:r>
    </w:p>
    <w:p w14:paraId="7C1110C7" w14:textId="77777777" w:rsidR="00244A9F" w:rsidRPr="00244A9F" w:rsidRDefault="00244A9F" w:rsidP="00244A9F">
      <w:pPr>
        <w:rPr>
          <w:rFonts w:cs="Times New Roman"/>
        </w:rPr>
      </w:pPr>
    </w:p>
    <w:p w14:paraId="45BF6317" w14:textId="2EFF4D50" w:rsidR="00244A9F" w:rsidRDefault="00244A9F" w:rsidP="00244A9F">
      <w:pPr>
        <w:tabs>
          <w:tab w:val="left" w:pos="3840"/>
        </w:tabs>
        <w:rPr>
          <w:rFonts w:cs="Times New Roman"/>
        </w:rPr>
      </w:pPr>
    </w:p>
    <w:p w14:paraId="36E6E613" w14:textId="6A84BB6F" w:rsidR="00F95E5B" w:rsidRDefault="00F95E5B" w:rsidP="00917C40">
      <w:pPr>
        <w:rPr>
          <w:rFonts w:cs="Times New Roman"/>
        </w:rPr>
      </w:pPr>
    </w:p>
    <w:p w14:paraId="6BA085EA" w14:textId="77777777" w:rsidR="00EF5E2A" w:rsidRDefault="00EF5E2A" w:rsidP="00F95E5B">
      <w:pPr>
        <w:jc w:val="center"/>
        <w:rPr>
          <w:rFonts w:cs="Times New Roman"/>
        </w:rPr>
      </w:pPr>
    </w:p>
    <w:p w14:paraId="7C514696" w14:textId="489A89AD" w:rsidR="00F95E5B" w:rsidRDefault="00F95E5B" w:rsidP="00F95E5B">
      <w:pPr>
        <w:jc w:val="center"/>
        <w:rPr>
          <w:rFonts w:cs="Times New Roman"/>
        </w:rPr>
      </w:pPr>
      <w:r>
        <w:rPr>
          <w:rFonts w:cs="Times New Roman"/>
        </w:rPr>
        <w:t>Internship carried out from the 15</w:t>
      </w:r>
      <w:r w:rsidRPr="00F95E5B">
        <w:rPr>
          <w:rFonts w:cs="Times New Roman"/>
          <w:vertAlign w:val="superscript"/>
        </w:rPr>
        <w:t>th</w:t>
      </w:r>
      <w:r>
        <w:rPr>
          <w:rFonts w:cs="Times New Roman"/>
        </w:rPr>
        <w:t xml:space="preserve"> July to 30</w:t>
      </w:r>
      <w:r w:rsidRPr="00F95E5B">
        <w:rPr>
          <w:rFonts w:cs="Times New Roman"/>
          <w:vertAlign w:val="superscript"/>
        </w:rPr>
        <w:t>th</w:t>
      </w:r>
      <w:r>
        <w:rPr>
          <w:rFonts w:cs="Times New Roman"/>
        </w:rPr>
        <w:t xml:space="preserve"> September 2026</w:t>
      </w:r>
    </w:p>
    <w:p w14:paraId="2745B108" w14:textId="3F3BEC62" w:rsidR="00F95E5B" w:rsidRDefault="00F95E5B" w:rsidP="00F95E5B">
      <w:pPr>
        <w:jc w:val="center"/>
        <w:rPr>
          <w:rFonts w:cs="Times New Roman"/>
        </w:rPr>
      </w:pPr>
      <w:r>
        <w:rPr>
          <w:rFonts w:cs="Times New Roman"/>
        </w:rPr>
        <w:t>In view of obtaining a Higher Technician Diploma (HTD) in Software Engineering</w:t>
      </w:r>
    </w:p>
    <w:p w14:paraId="7F782BD8" w14:textId="04E7E30A" w:rsidR="00F95E5B" w:rsidRDefault="00F95E5B" w:rsidP="00F95E5B">
      <w:pPr>
        <w:jc w:val="center"/>
        <w:rPr>
          <w:rFonts w:cs="Times New Roman"/>
          <w:b/>
          <w:bCs/>
        </w:rPr>
      </w:pPr>
      <w:r>
        <w:rPr>
          <w:rFonts w:cs="Times New Roman"/>
        </w:rPr>
        <w:t xml:space="preserve">Written By: </w:t>
      </w:r>
      <w:r>
        <w:rPr>
          <w:rFonts w:cs="Times New Roman"/>
          <w:b/>
          <w:bCs/>
        </w:rPr>
        <w:t>ANANTIA TEMGOUA ELVADO WILFRIED</w:t>
      </w:r>
    </w:p>
    <w:p w14:paraId="74C203BF" w14:textId="02829B00" w:rsidR="00F95E5B" w:rsidRDefault="004A1FE1" w:rsidP="00F95E5B">
      <w:pPr>
        <w:jc w:val="center"/>
        <w:rPr>
          <w:rFonts w:cs="Times New Roman"/>
          <w:b/>
          <w:bCs/>
        </w:rPr>
      </w:pPr>
      <w:r w:rsidRPr="00244A9F">
        <w:rPr>
          <w:rFonts w:cs="Times New Roman"/>
          <w:noProof/>
        </w:rPr>
        <mc:AlternateContent>
          <mc:Choice Requires="wps">
            <w:drawing>
              <wp:anchor distT="45720" distB="45720" distL="114300" distR="114300" simplePos="0" relativeHeight="251658247" behindDoc="0" locked="0" layoutInCell="1" allowOverlap="1" wp14:anchorId="67D8F4E2" wp14:editId="706EEC75">
                <wp:simplePos x="0" y="0"/>
                <wp:positionH relativeFrom="page">
                  <wp:posOffset>728402</wp:posOffset>
                </wp:positionH>
                <wp:positionV relativeFrom="paragraph">
                  <wp:posOffset>316346</wp:posOffset>
                </wp:positionV>
                <wp:extent cx="2499360" cy="1404620"/>
                <wp:effectExtent l="0" t="0" r="0" b="6350"/>
                <wp:wrapSquare wrapText="bothSides"/>
                <wp:docPr id="1307672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solidFill>
                          <a:srgbClr val="FFFFFF"/>
                        </a:solidFill>
                        <a:ln w="9525">
                          <a:noFill/>
                          <a:miter lim="800000"/>
                          <a:headEnd/>
                          <a:tailEnd/>
                        </a:ln>
                      </wps:spPr>
                      <wps:txbx>
                        <w:txbxContent>
                          <w:p w14:paraId="559B7495" w14:textId="33A19515" w:rsidR="00F95E5B" w:rsidRDefault="00F95E5B" w:rsidP="007A7069">
                            <w:pPr>
                              <w:spacing w:after="0" w:line="360" w:lineRule="auto"/>
                              <w:jc w:val="center"/>
                              <w:rPr>
                                <w:rFonts w:cs="Times New Roman"/>
                                <w:b/>
                                <w:bCs/>
                                <w:u w:val="single"/>
                              </w:rPr>
                            </w:pPr>
                            <w:r>
                              <w:rPr>
                                <w:rFonts w:cs="Times New Roman"/>
                                <w:b/>
                                <w:bCs/>
                                <w:u w:val="single"/>
                              </w:rPr>
                              <w:t>Academic Supervisor</w:t>
                            </w:r>
                          </w:p>
                          <w:p w14:paraId="4DD5C237" w14:textId="158EC1A1" w:rsidR="00F95E5B" w:rsidRDefault="00F95E5B" w:rsidP="007A7069">
                            <w:pPr>
                              <w:spacing w:after="0" w:line="360" w:lineRule="auto"/>
                              <w:jc w:val="center"/>
                              <w:rPr>
                                <w:rFonts w:cs="Times New Roman"/>
                              </w:rPr>
                            </w:pPr>
                            <w:r>
                              <w:rPr>
                                <w:rFonts w:cs="Times New Roman"/>
                              </w:rPr>
                              <w:t>M</w:t>
                            </w:r>
                            <w:r w:rsidR="007A7069">
                              <w:rPr>
                                <w:rFonts w:cs="Times New Roman"/>
                              </w:rPr>
                              <w:t>rs.</w:t>
                            </w:r>
                            <w:r>
                              <w:rPr>
                                <w:rFonts w:cs="Times New Roman"/>
                              </w:rPr>
                              <w:t xml:space="preserve"> </w:t>
                            </w:r>
                            <w:r w:rsidR="007A7069">
                              <w:rPr>
                                <w:rFonts w:cs="Times New Roman"/>
                              </w:rPr>
                              <w:t>ONGUENE VANESSA</w:t>
                            </w:r>
                          </w:p>
                          <w:p w14:paraId="736D149E" w14:textId="42A2EE5C" w:rsidR="007A7069" w:rsidRPr="00F95E5B" w:rsidRDefault="00CB6D69" w:rsidP="007A7069">
                            <w:pPr>
                              <w:spacing w:after="0" w:line="360" w:lineRule="auto"/>
                              <w:jc w:val="center"/>
                              <w:rPr>
                                <w:rFonts w:cs="Times New Roman"/>
                              </w:rPr>
                            </w:pPr>
                            <w:r>
                              <w:rPr>
                                <w:rFonts w:cs="Times New Roman"/>
                              </w:rPr>
                              <w:t xml:space="preserve">Lecturer </w:t>
                            </w:r>
                            <w:r w:rsidR="007A7069">
                              <w:rPr>
                                <w:rFonts w:cs="Times New Roman"/>
                              </w:rPr>
                              <w:t>at AICS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D8F4E2" id="_x0000_s1031" type="#_x0000_t202" style="position:absolute;left:0;text-align:left;margin-left:57.35pt;margin-top:24.9pt;width:196.8pt;height:110.6pt;z-index:251658247;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9oTEwIAAP4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" stroked="f">
                <v:textbox style="mso-fit-shape-to-text:t">
                  <w:txbxContent>
                    <w:p w14:paraId="559B7495" w14:textId="33A19515" w:rsidR="00F95E5B" w:rsidRDefault="00F95E5B" w:rsidP="007A7069">
                      <w:pPr>
                        <w:spacing w:after="0" w:line="360" w:lineRule="auto"/>
                        <w:jc w:val="center"/>
                        <w:rPr>
                          <w:rFonts w:cs="Times New Roman"/>
                          <w:b/>
                          <w:bCs/>
                          <w:u w:val="single"/>
                        </w:rPr>
                      </w:pPr>
                      <w:r>
                        <w:rPr>
                          <w:rFonts w:cs="Times New Roman"/>
                          <w:b/>
                          <w:bCs/>
                          <w:u w:val="single"/>
                        </w:rPr>
                        <w:t>Academic Supervisor</w:t>
                      </w:r>
                    </w:p>
                    <w:p w14:paraId="4DD5C237" w14:textId="158EC1A1" w:rsidR="00F95E5B" w:rsidRDefault="00F95E5B" w:rsidP="007A7069">
                      <w:pPr>
                        <w:spacing w:after="0" w:line="360" w:lineRule="auto"/>
                        <w:jc w:val="center"/>
                        <w:rPr>
                          <w:rFonts w:cs="Times New Roman"/>
                        </w:rPr>
                      </w:pPr>
                      <w:r>
                        <w:rPr>
                          <w:rFonts w:cs="Times New Roman"/>
                        </w:rPr>
                        <w:t>M</w:t>
                      </w:r>
                      <w:r w:rsidR="007A7069">
                        <w:rPr>
                          <w:rFonts w:cs="Times New Roman"/>
                        </w:rPr>
                        <w:t>rs.</w:t>
                      </w:r>
                      <w:r>
                        <w:rPr>
                          <w:rFonts w:cs="Times New Roman"/>
                        </w:rPr>
                        <w:t xml:space="preserve"> </w:t>
                      </w:r>
                      <w:r w:rsidR="007A7069">
                        <w:rPr>
                          <w:rFonts w:cs="Times New Roman"/>
                        </w:rPr>
                        <w:t>ONGUENE VANESSA</w:t>
                      </w:r>
                    </w:p>
                    <w:p w14:paraId="736D149E" w14:textId="42A2EE5C" w:rsidR="007A7069" w:rsidRPr="00F95E5B" w:rsidRDefault="00CB6D69" w:rsidP="007A7069">
                      <w:pPr>
                        <w:spacing w:after="0" w:line="360" w:lineRule="auto"/>
                        <w:jc w:val="center"/>
                        <w:rPr>
                          <w:rFonts w:cs="Times New Roman"/>
                        </w:rPr>
                      </w:pPr>
                      <w:r>
                        <w:rPr>
                          <w:rFonts w:cs="Times New Roman"/>
                        </w:rPr>
                        <w:t xml:space="preserve">Lecturer </w:t>
                      </w:r>
                      <w:r w:rsidR="007A7069">
                        <w:rPr>
                          <w:rFonts w:cs="Times New Roman"/>
                        </w:rPr>
                        <w:t>at AICS</w:t>
                      </w:r>
                    </w:p>
                  </w:txbxContent>
                </v:textbox>
                <w10:wrap type="square" anchorx="page"/>
              </v:shape>
            </w:pict>
          </mc:Fallback>
        </mc:AlternateContent>
      </w:r>
      <w:r w:rsidR="00F95E5B">
        <w:rPr>
          <w:rFonts w:cs="Times New Roman"/>
          <w:b/>
          <w:bCs/>
        </w:rPr>
        <w:t>LEVEL II Software Engineering</w:t>
      </w:r>
    </w:p>
    <w:p w14:paraId="05F342C7" w14:textId="1E5AA2ED" w:rsidR="00826F4E" w:rsidRDefault="004A1FE1" w:rsidP="00F95E5B">
      <w:pPr>
        <w:jc w:val="center"/>
        <w:rPr>
          <w:rFonts w:cs="Times New Roman"/>
          <w:b/>
          <w:bCs/>
        </w:rPr>
      </w:pPr>
      <w:r w:rsidRPr="00244A9F">
        <w:rPr>
          <w:rFonts w:cs="Times New Roman"/>
          <w:noProof/>
        </w:rPr>
        <mc:AlternateContent>
          <mc:Choice Requires="wps">
            <w:drawing>
              <wp:anchor distT="45720" distB="45720" distL="114300" distR="114300" simplePos="0" relativeHeight="251658248" behindDoc="0" locked="0" layoutInCell="1" allowOverlap="1" wp14:anchorId="17A3B460" wp14:editId="6AB45CCF">
                <wp:simplePos x="0" y="0"/>
                <wp:positionH relativeFrom="page">
                  <wp:posOffset>4740160</wp:posOffset>
                </wp:positionH>
                <wp:positionV relativeFrom="paragraph">
                  <wp:posOffset>10795</wp:posOffset>
                </wp:positionV>
                <wp:extent cx="2499360" cy="1404620"/>
                <wp:effectExtent l="0" t="0" r="0" b="6350"/>
                <wp:wrapSquare wrapText="bothSides"/>
                <wp:docPr id="1125617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solidFill>
                          <a:srgbClr val="FFFFFF"/>
                        </a:solidFill>
                        <a:ln w="9525">
                          <a:noFill/>
                          <a:miter lim="800000"/>
                          <a:headEnd/>
                          <a:tailEnd/>
                        </a:ln>
                      </wps:spPr>
                      <wps:txbx>
                        <w:txbxContent>
                          <w:p w14:paraId="058F858A" w14:textId="6F7DD6F7" w:rsidR="007A7069" w:rsidRDefault="007A7069" w:rsidP="007A7069">
                            <w:pPr>
                              <w:spacing w:after="0" w:line="360" w:lineRule="auto"/>
                              <w:jc w:val="center"/>
                              <w:rPr>
                                <w:rFonts w:cs="Times New Roman"/>
                                <w:b/>
                                <w:bCs/>
                                <w:u w:val="single"/>
                              </w:rPr>
                            </w:pPr>
                            <w:r>
                              <w:rPr>
                                <w:rFonts w:cs="Times New Roman"/>
                                <w:b/>
                                <w:bCs/>
                                <w:u w:val="single"/>
                              </w:rPr>
                              <w:t>Professional Supervisor</w:t>
                            </w:r>
                          </w:p>
                          <w:p w14:paraId="6E02B6CD" w14:textId="561242F2" w:rsidR="007A7069" w:rsidRDefault="007A7069" w:rsidP="007A7069">
                            <w:pPr>
                              <w:spacing w:after="0" w:line="360" w:lineRule="auto"/>
                              <w:jc w:val="center"/>
                              <w:rPr>
                                <w:rFonts w:cs="Times New Roman"/>
                              </w:rPr>
                            </w:pPr>
                            <w:r>
                              <w:rPr>
                                <w:rFonts w:cs="Times New Roman"/>
                              </w:rPr>
                              <w:t xml:space="preserve">Mr. TCHINDEBE CHRISTIAN </w:t>
                            </w:r>
                          </w:p>
                          <w:p w14:paraId="792BD519" w14:textId="64879FAC" w:rsidR="007A7069" w:rsidRPr="00F95E5B" w:rsidRDefault="007A7069" w:rsidP="007A7069">
                            <w:pPr>
                              <w:spacing w:after="0" w:line="360" w:lineRule="auto"/>
                              <w:jc w:val="center"/>
                              <w:rPr>
                                <w:rFonts w:cs="Times New Roman"/>
                              </w:rPr>
                            </w:pPr>
                            <w:r>
                              <w:rPr>
                                <w:rFonts w:cs="Times New Roman"/>
                              </w:rPr>
                              <w:t>CTO at BBIT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A3B460" id="_x0000_s1032" type="#_x0000_t202" style="position:absolute;left:0;text-align:left;margin-left:373.25pt;margin-top:.85pt;width:196.8pt;height:110.6pt;z-index:2516582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" stroked="f">
                <v:textbox style="mso-fit-shape-to-text:t">
                  <w:txbxContent>
                    <w:p w14:paraId="058F858A" w14:textId="6F7DD6F7" w:rsidR="007A7069" w:rsidRDefault="007A7069" w:rsidP="007A7069">
                      <w:pPr>
                        <w:spacing w:after="0" w:line="360" w:lineRule="auto"/>
                        <w:jc w:val="center"/>
                        <w:rPr>
                          <w:rFonts w:cs="Times New Roman"/>
                          <w:b/>
                          <w:bCs/>
                          <w:u w:val="single"/>
                        </w:rPr>
                      </w:pPr>
                      <w:r>
                        <w:rPr>
                          <w:rFonts w:cs="Times New Roman"/>
                          <w:b/>
                          <w:bCs/>
                          <w:u w:val="single"/>
                        </w:rPr>
                        <w:t>Professional Supervisor</w:t>
                      </w:r>
                    </w:p>
                    <w:p w14:paraId="6E02B6CD" w14:textId="561242F2" w:rsidR="007A7069" w:rsidRDefault="007A7069" w:rsidP="007A7069">
                      <w:pPr>
                        <w:spacing w:after="0" w:line="360" w:lineRule="auto"/>
                        <w:jc w:val="center"/>
                        <w:rPr>
                          <w:rFonts w:cs="Times New Roman"/>
                        </w:rPr>
                      </w:pPr>
                      <w:r>
                        <w:rPr>
                          <w:rFonts w:cs="Times New Roman"/>
                        </w:rPr>
                        <w:t xml:space="preserve">Mr. TCHINDEBE CHRISTIAN </w:t>
                      </w:r>
                    </w:p>
                    <w:p w14:paraId="792BD519" w14:textId="64879FAC" w:rsidR="007A7069" w:rsidRPr="00F95E5B" w:rsidRDefault="007A7069" w:rsidP="007A7069">
                      <w:pPr>
                        <w:spacing w:after="0" w:line="360" w:lineRule="auto"/>
                        <w:jc w:val="center"/>
                        <w:rPr>
                          <w:rFonts w:cs="Times New Roman"/>
                        </w:rPr>
                      </w:pPr>
                      <w:r>
                        <w:rPr>
                          <w:rFonts w:cs="Times New Roman"/>
                        </w:rPr>
                        <w:t>CTO at BBIT</w:t>
                      </w:r>
                    </w:p>
                  </w:txbxContent>
                </v:textbox>
                <w10:wrap type="square" anchorx="page"/>
              </v:shape>
            </w:pict>
          </mc:Fallback>
        </mc:AlternateContent>
      </w:r>
    </w:p>
    <w:p w14:paraId="4A52E2E7" w14:textId="28C4BB85" w:rsidR="00826F4E" w:rsidRDefault="00826F4E" w:rsidP="00F95E5B">
      <w:pPr>
        <w:jc w:val="center"/>
        <w:rPr>
          <w:rFonts w:cs="Times New Roman"/>
          <w:b/>
          <w:bCs/>
        </w:rPr>
      </w:pPr>
    </w:p>
    <w:p w14:paraId="3210A4DD" w14:textId="4FC7CA9F" w:rsidR="00826F4E" w:rsidRDefault="00826F4E" w:rsidP="00F95E5B">
      <w:pPr>
        <w:jc w:val="center"/>
        <w:rPr>
          <w:rFonts w:cs="Times New Roman"/>
          <w:b/>
          <w:bCs/>
        </w:rPr>
      </w:pPr>
    </w:p>
    <w:p w14:paraId="7ED54002" w14:textId="3EB5221C" w:rsidR="00B716CB" w:rsidRPr="00B716CB" w:rsidRDefault="004A1FE1" w:rsidP="00B716CB">
      <w:pPr>
        <w:rPr>
          <w:rFonts w:cs="Times New Roman"/>
        </w:rPr>
      </w:pPr>
      <w:r>
        <w:rPr>
          <w:rFonts w:cs="Times New Roman"/>
          <w:noProof/>
        </w:rPr>
        <mc:AlternateContent>
          <mc:Choice Requires="wps">
            <w:drawing>
              <wp:anchor distT="0" distB="0" distL="114300" distR="114300" simplePos="0" relativeHeight="251658249" behindDoc="0" locked="0" layoutInCell="1" allowOverlap="1" wp14:anchorId="06065584" wp14:editId="7482A637">
                <wp:simplePos x="0" y="0"/>
                <wp:positionH relativeFrom="margin">
                  <wp:align>center</wp:align>
                </wp:positionH>
                <wp:positionV relativeFrom="paragraph">
                  <wp:posOffset>5888</wp:posOffset>
                </wp:positionV>
                <wp:extent cx="4274820" cy="990600"/>
                <wp:effectExtent l="38100" t="0" r="49530" b="38100"/>
                <wp:wrapNone/>
                <wp:docPr id="2132400848" name="Ribbon: Curved and Tilted Up 6"/>
                <wp:cNvGraphicFramePr/>
                <a:graphic xmlns:a="http://schemas.openxmlformats.org/drawingml/2006/main">
                  <a:graphicData uri="http://schemas.microsoft.com/office/word/2010/wordprocessingShape">
                    <wps:wsp>
                      <wps:cNvSpPr/>
                      <wps:spPr>
                        <a:xfrm>
                          <a:off x="0" y="0"/>
                          <a:ext cx="4274820" cy="990600"/>
                        </a:xfrm>
                        <a:prstGeom prst="ellipseRibbon2">
                          <a:avLst/>
                        </a:prstGeom>
                        <a:solidFill>
                          <a:schemeClr val="accent3">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098F8E" w14:textId="408BE762" w:rsidR="00826F4E" w:rsidRPr="00D6207C" w:rsidRDefault="00826F4E" w:rsidP="00826F4E">
                            <w:pPr>
                              <w:jc w:val="center"/>
                              <w:rPr>
                                <w:b/>
                                <w:bCs/>
                              </w:rPr>
                            </w:pPr>
                            <w:r w:rsidRPr="00D6207C">
                              <w:rPr>
                                <w:b/>
                                <w:bCs/>
                              </w:rPr>
                              <w:t>Academic Year</w:t>
                            </w:r>
                          </w:p>
                          <w:p w14:paraId="5C0E56C1" w14:textId="66D4CB0E" w:rsidR="00826F4E" w:rsidRPr="00D6207C" w:rsidRDefault="00826F4E" w:rsidP="00826F4E">
                            <w:pPr>
                              <w:jc w:val="center"/>
                              <w:rPr>
                                <w:b/>
                                <w:bCs/>
                              </w:rPr>
                            </w:pPr>
                            <w:r w:rsidRPr="00D6207C">
                              <w:rPr>
                                <w:b/>
                                <w:bCs/>
                              </w:rPr>
                              <w:t xml:space="preserve">2025 – 2026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065584"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ibbon: Curved and Tilted Up 6" o:spid="_x0000_s1033" type="#_x0000_t108" style="position:absolute;left:0;text-align:left;margin-left:0;margin-top:.45pt;width:336.6pt;height:78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" fillcolor="#4a9a82 [2406]" strokecolor="#07151b [484]" strokeweight="1pt">
                <v:textbox>
                  <w:txbxContent>
                    <w:p w14:paraId="24098F8E" w14:textId="408BE762" w:rsidR="00826F4E" w:rsidRPr="00D6207C" w:rsidRDefault="00826F4E" w:rsidP="00826F4E">
                      <w:pPr>
                        <w:jc w:val="center"/>
                        <w:rPr>
                          <w:b/>
                          <w:bCs/>
                        </w:rPr>
                      </w:pPr>
                      <w:r w:rsidRPr="00D6207C">
                        <w:rPr>
                          <w:b/>
                          <w:bCs/>
                        </w:rPr>
                        <w:t>Academic Year</w:t>
                      </w:r>
                    </w:p>
                    <w:p w14:paraId="5C0E56C1" w14:textId="66D4CB0E" w:rsidR="00826F4E" w:rsidRPr="00D6207C" w:rsidRDefault="00826F4E" w:rsidP="00826F4E">
                      <w:pPr>
                        <w:jc w:val="center"/>
                        <w:rPr>
                          <w:b/>
                          <w:bCs/>
                        </w:rPr>
                      </w:pPr>
                      <w:r w:rsidRPr="00D6207C">
                        <w:rPr>
                          <w:b/>
                          <w:bCs/>
                        </w:rPr>
                        <w:t xml:space="preserve">2025 – 2026 </w:t>
                      </w:r>
                    </w:p>
                  </w:txbxContent>
                </v:textbox>
                <w10:wrap anchorx="margin"/>
              </v:shape>
            </w:pict>
          </mc:Fallback>
        </mc:AlternateContent>
      </w:r>
    </w:p>
    <w:p w14:paraId="57D22C57" w14:textId="77777777" w:rsidR="005453E2" w:rsidRDefault="005453E2" w:rsidP="00F62B2F">
      <w:pPr>
        <w:rPr>
          <w:rFonts w:cs="Times New Roman"/>
        </w:rPr>
        <w:sectPr w:rsidR="005453E2" w:rsidSect="009C4D79">
          <w:headerReference w:type="default" r:id="rId10"/>
          <w:footerReference w:type="default" r:id="rId11"/>
          <w:pgSz w:w="12240" w:h="15840"/>
          <w:pgMar w:top="1440" w:right="1440" w:bottom="1440" w:left="1440" w:header="720" w:footer="432" w:gutter="0"/>
          <w:pgBorders w:display="firstPage" w:offsetFrom="page">
            <w:top w:val="twistedLines1" w:sz="18" w:space="24" w:color="3494BA" w:themeColor="accent1"/>
            <w:left w:val="twistedLines1" w:sz="18" w:space="24" w:color="3494BA" w:themeColor="accent1"/>
            <w:bottom w:val="twistedLines1" w:sz="18" w:space="24" w:color="3494BA" w:themeColor="accent1"/>
            <w:right w:val="twistedLines1" w:sz="18" w:space="24" w:color="3494BA" w:themeColor="accent1"/>
          </w:pgBorders>
          <w:cols w:space="720"/>
          <w:titlePg/>
          <w:docGrid w:linePitch="360"/>
        </w:sectPr>
      </w:pPr>
    </w:p>
    <w:p w14:paraId="2B6B85CC" w14:textId="42F0DC5E" w:rsidR="00366429" w:rsidRDefault="00366429" w:rsidP="00366429">
      <w:pPr>
        <w:jc w:val="right"/>
        <w:rPr>
          <w:rFonts w:cs="Times New Roman"/>
        </w:rPr>
      </w:pPr>
    </w:p>
    <w:p w14:paraId="1E58F4C1" w14:textId="2C35896D" w:rsidR="00B716CB" w:rsidRDefault="000C49EB" w:rsidP="00782741">
      <w:pPr>
        <w:pStyle w:val="IntenseQuote"/>
        <w:ind w:left="0"/>
      </w:pPr>
      <w:r>
        <w:lastRenderedPageBreak/>
        <w:t>DEDICATION</w:t>
      </w:r>
    </w:p>
    <w:p w14:paraId="0D06843E" w14:textId="77777777" w:rsidR="00165C04" w:rsidRDefault="00165C04" w:rsidP="000C49EB">
      <w:pPr>
        <w:sectPr w:rsidR="00165C04" w:rsidSect="00917DE6">
          <w:footerReference w:type="default" r:id="rId12"/>
          <w:type w:val="continuous"/>
          <w:pgSz w:w="12240" w:h="15840"/>
          <w:pgMar w:top="1440" w:right="1440" w:bottom="1440" w:left="1440" w:header="720" w:footer="432" w:gutter="0"/>
          <w:pgNumType w:fmt="lowerRoman" w:start="1"/>
          <w:cols w:space="720"/>
          <w:titlePg/>
          <w:docGrid w:linePitch="360"/>
        </w:sectPr>
      </w:pPr>
    </w:p>
    <w:p w14:paraId="40357DBB" w14:textId="545406E7" w:rsidR="00B716CB" w:rsidRDefault="00B716CB" w:rsidP="000C49EB"/>
    <w:p w14:paraId="4B1E647C" w14:textId="4F0C55A8" w:rsidR="000B1AC7" w:rsidRPr="000B1AC7" w:rsidRDefault="000B1AC7" w:rsidP="000B1AC7"/>
    <w:p w14:paraId="2747E882" w14:textId="4EF1E645" w:rsidR="000B1AC7" w:rsidRPr="000B1AC7" w:rsidRDefault="000B1AC7" w:rsidP="000B1AC7"/>
    <w:p w14:paraId="4626DDFF" w14:textId="3699B558" w:rsidR="000B1AC7" w:rsidRPr="000B1AC7" w:rsidRDefault="00FF1597" w:rsidP="000B1AC7">
      <w:r>
        <w:rPr>
          <w:noProof/>
        </w:rPr>
        <mc:AlternateContent>
          <mc:Choice Requires="wps">
            <w:drawing>
              <wp:anchor distT="0" distB="0" distL="114300" distR="114300" simplePos="0" relativeHeight="251658250" behindDoc="0" locked="0" layoutInCell="1" allowOverlap="1" wp14:anchorId="4C3FB1BD" wp14:editId="3164ACD5">
                <wp:simplePos x="0" y="0"/>
                <wp:positionH relativeFrom="margin">
                  <wp:align>center</wp:align>
                </wp:positionH>
                <wp:positionV relativeFrom="paragraph">
                  <wp:posOffset>37465</wp:posOffset>
                </wp:positionV>
                <wp:extent cx="4835525" cy="3330575"/>
                <wp:effectExtent l="19050" t="0" r="41275" b="898525"/>
                <wp:wrapNone/>
                <wp:docPr id="1404668142" name="Thought Bubble: Cloud 9"/>
                <wp:cNvGraphicFramePr/>
                <a:graphic xmlns:a="http://schemas.openxmlformats.org/drawingml/2006/main">
                  <a:graphicData uri="http://schemas.microsoft.com/office/word/2010/wordprocessingShape">
                    <wps:wsp>
                      <wps:cNvSpPr/>
                      <wps:spPr>
                        <a:xfrm>
                          <a:off x="0" y="0"/>
                          <a:ext cx="4835525" cy="3330575"/>
                        </a:xfrm>
                        <a:prstGeom prst="cloudCallout">
                          <a:avLst>
                            <a:gd name="adj1" fmla="val -44184"/>
                            <a:gd name="adj2" fmla="val 73108"/>
                          </a:avLst>
                        </a:prstGeom>
                        <a:solidFill>
                          <a:schemeClr val="bg1"/>
                        </a:solidFill>
                        <a:ln>
                          <a:solidFill>
                            <a:schemeClr val="accent3"/>
                          </a:solidFill>
                          <a:extLst>
                            <a:ext uri="{C807C97D-BFC1-408E-A445-0C87EB9F89A2}">
                              <ask:lineSketchStyleProps xmlns:ask="http://schemas.microsoft.com/office/drawing/2018/sketchyshapes" sd="1219033472">
                                <a:custGeom>
                                  <a:avLst/>
                                  <a:gdLst>
                                    <a:gd name="csX0" fmla="*/ 436540 w 4835525"/>
                                    <a:gd name="csY0" fmla="*/ 1107878 h 3330575"/>
                                    <a:gd name="csX1" fmla="*/ 629401 w 4835525"/>
                                    <a:gd name="csY1" fmla="*/ 532506 h 3330575"/>
                                    <a:gd name="csX2" fmla="*/ 1567627 w 4835525"/>
                                    <a:gd name="csY2" fmla="*/ 401056 h 3330575"/>
                                    <a:gd name="csX3" fmla="*/ 2513577 w 4835525"/>
                                    <a:gd name="csY3" fmla="*/ 264595 h 3330575"/>
                                    <a:gd name="csX4" fmla="*/ 2882174 w 4835525"/>
                                    <a:gd name="csY4" fmla="*/ 15419 h 3330575"/>
                                    <a:gd name="csX5" fmla="*/ 3339310 w 4835525"/>
                                    <a:gd name="csY5" fmla="*/ 191276 h 3330575"/>
                                    <a:gd name="csX6" fmla="*/ 3969495 w 4835525"/>
                                    <a:gd name="csY6" fmla="*/ 53196 h 3330575"/>
                                    <a:gd name="csX7" fmla="*/ 4289065 w 4835525"/>
                                    <a:gd name="csY7" fmla="*/ 429890 h 3330575"/>
                                    <a:gd name="csX8" fmla="*/ 4699190 w 4835525"/>
                                    <a:gd name="csY8" fmla="*/ 795483 h 3330575"/>
                                    <a:gd name="csX9" fmla="*/ 4680832 w 4835525"/>
                                    <a:gd name="csY9" fmla="*/ 1191914 h 3330575"/>
                                    <a:gd name="csX10" fmla="*/ 4814929 w 4835525"/>
                                    <a:gd name="csY10" fmla="*/ 1798047 h 3330575"/>
                                    <a:gd name="csX11" fmla="*/ 4186758 w 4835525"/>
                                    <a:gd name="csY11" fmla="*/ 2328627 h 3330575"/>
                                    <a:gd name="csX12" fmla="*/ 3961884 w 4835525"/>
                                    <a:gd name="csY12" fmla="*/ 2783265 h 3330575"/>
                                    <a:gd name="csX13" fmla="*/ 3196259 w 4835525"/>
                                    <a:gd name="csY13" fmla="*/ 2838312 h 3330575"/>
                                    <a:gd name="csX14" fmla="*/ 2649128 w 4835525"/>
                                    <a:gd name="csY14" fmla="*/ 3323327 h 3330575"/>
                                    <a:gd name="csX15" fmla="*/ 1844663 w 4835525"/>
                                    <a:gd name="csY15" fmla="*/ 3027276 h 3330575"/>
                                    <a:gd name="csX16" fmla="*/ 649661 w 4835525"/>
                                    <a:gd name="csY16" fmla="*/ 2734772 h 3330575"/>
                                    <a:gd name="csX17" fmla="*/ 124246 w 4835525"/>
                                    <a:gd name="csY17" fmla="*/ 2409270 h 3330575"/>
                                    <a:gd name="csX18" fmla="*/ 236515 w 4835525"/>
                                    <a:gd name="csY18" fmla="*/ 1969896 h 3330575"/>
                                    <a:gd name="csX19" fmla="*/ -560 w 4835525"/>
                                    <a:gd name="csY19" fmla="*/ 1519112 h 3330575"/>
                                    <a:gd name="csX20" fmla="*/ 432398 w 4835525"/>
                                    <a:gd name="csY20" fmla="*/ 1118441 h 3330575"/>
                                    <a:gd name="csX21" fmla="*/ 436540 w 4835525"/>
                                    <a:gd name="csY21" fmla="*/ 1107878 h 3330575"/>
                                    <a:gd name="csX0" fmla="*/ 373750 w 4835525"/>
                                    <a:gd name="csY0" fmla="*/ 4100204 h 3330575"/>
                                    <a:gd name="csX1" fmla="*/ 281234 w 4835525"/>
                                    <a:gd name="csY1" fmla="*/ 4192720 h 3330575"/>
                                    <a:gd name="csX2" fmla="*/ 188718 w 4835525"/>
                                    <a:gd name="csY2" fmla="*/ 4100204 h 3330575"/>
                                    <a:gd name="csX3" fmla="*/ 281234 w 4835525"/>
                                    <a:gd name="csY3" fmla="*/ 4007688 h 3330575"/>
                                    <a:gd name="csX4" fmla="*/ 373750 w 4835525"/>
                                    <a:gd name="csY4" fmla="*/ 4100204 h 3330575"/>
                                    <a:gd name="csX0" fmla="*/ 720908 w 4835525"/>
                                    <a:gd name="csY0" fmla="*/ 3809999 h 3330575"/>
                                    <a:gd name="csX1" fmla="*/ 535876 w 4835525"/>
                                    <a:gd name="csY1" fmla="*/ 3995031 h 3330575"/>
                                    <a:gd name="csX2" fmla="*/ 350844 w 4835525"/>
                                    <a:gd name="csY2" fmla="*/ 3809999 h 3330575"/>
                                    <a:gd name="csX3" fmla="*/ 535876 w 4835525"/>
                                    <a:gd name="csY3" fmla="*/ 3624967 h 3330575"/>
                                    <a:gd name="csX4" fmla="*/ 720908 w 4835525"/>
                                    <a:gd name="csY4" fmla="*/ 3809999 h 3330575"/>
                                    <a:gd name="csX0" fmla="*/ 1190103 w 4835525"/>
                                    <a:gd name="csY0" fmla="*/ 3380712 h 3330575"/>
                                    <a:gd name="csX1" fmla="*/ 912555 w 4835525"/>
                                    <a:gd name="csY1" fmla="*/ 3658260 h 3330575"/>
                                    <a:gd name="csX2" fmla="*/ 635007 w 4835525"/>
                                    <a:gd name="csY2" fmla="*/ 3380712 h 3330575"/>
                                    <a:gd name="csX3" fmla="*/ 912555 w 4835525"/>
                                    <a:gd name="csY3" fmla="*/ 3103164 h 3330575"/>
                                    <a:gd name="csX4" fmla="*/ 1190103 w 4835525"/>
                                    <a:gd name="csY4" fmla="*/ 3380712 h 3330575"/>
                                    <a:gd name="csX0" fmla="*/ 525303 w 4835525"/>
                                    <a:gd name="csY0" fmla="*/ 2018158 h 3330575"/>
                                    <a:gd name="csX1" fmla="*/ 241776 w 4835525"/>
                                    <a:gd name="csY1" fmla="*/ 1956712 h 3330575"/>
                                    <a:gd name="csX2" fmla="*/ 775474 w 4835525"/>
                                    <a:gd name="csY2" fmla="*/ 2690595 h 3330575"/>
                                    <a:gd name="csX3" fmla="*/ 651452 w 4835525"/>
                                    <a:gd name="csY3" fmla="*/ 2719969 h 3330575"/>
                                    <a:gd name="csX4" fmla="*/ 1844439 w 4835525"/>
                                    <a:gd name="csY4" fmla="*/ 3013707 h 3330575"/>
                                    <a:gd name="csX5" fmla="*/ 1769667 w 4835525"/>
                                    <a:gd name="csY5" fmla="*/ 2879559 h 3330575"/>
                                    <a:gd name="csX6" fmla="*/ 3226705 w 4835525"/>
                                    <a:gd name="csY6" fmla="*/ 2679185 h 3330575"/>
                                    <a:gd name="csX7" fmla="*/ 3196819 w 4835525"/>
                                    <a:gd name="csY7" fmla="*/ 2826362 h 3330575"/>
                                    <a:gd name="csX8" fmla="*/ 3820176 w 4835525"/>
                                    <a:gd name="csY8" fmla="*/ 1769676 h 3330575"/>
                                    <a:gd name="csX9" fmla="*/ 4184072 w 4835525"/>
                                    <a:gd name="csY9" fmla="*/ 2319838 h 3330575"/>
                                    <a:gd name="csX10" fmla="*/ 4678594 w 4835525"/>
                                    <a:gd name="csY10" fmla="*/ 1183741 h 3330575"/>
                                    <a:gd name="csX11" fmla="*/ 4516514 w 4835525"/>
                                    <a:gd name="csY11" fmla="*/ 1390052 h 3330575"/>
                                    <a:gd name="csX12" fmla="*/ 4289737 w 4835525"/>
                                    <a:gd name="csY12" fmla="*/ 418326 h 3330575"/>
                                    <a:gd name="csX13" fmla="*/ 4298244 w 4835525"/>
                                    <a:gd name="csY13" fmla="*/ 515776 h 3330575"/>
                                    <a:gd name="csX14" fmla="*/ 3254800 w 4835525"/>
                                    <a:gd name="csY14" fmla="*/ 304685 h 3330575"/>
                                    <a:gd name="csX15" fmla="*/ 3337855 w 4835525"/>
                                    <a:gd name="csY15" fmla="*/ 180406 h 3330575"/>
                                    <a:gd name="csX16" fmla="*/ 2478318 w 4835525"/>
                                    <a:gd name="csY16" fmla="*/ 363896 h 3330575"/>
                                    <a:gd name="csX17" fmla="*/ 2518502 w 4835525"/>
                                    <a:gd name="csY17" fmla="*/ 256731 h 3330575"/>
                                    <a:gd name="csX18" fmla="*/ 1567068 w 4835525"/>
                                    <a:gd name="csY18" fmla="*/ 400285 h 3330575"/>
                                    <a:gd name="csX19" fmla="*/ 1712581 w 4835525"/>
                                    <a:gd name="csY19" fmla="*/ 504212 h 3330575"/>
                                    <a:gd name="csX20" fmla="*/ 461949 w 4835525"/>
                                    <a:gd name="csY20" fmla="*/ 1217278 h 3330575"/>
                                    <a:gd name="csX21" fmla="*/ 436540 w 4835525"/>
                                    <a:gd name="csY21" fmla="*/ 1107878 h 333057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4835525" h="3330575" fill="none" extrusionOk="0">
                                      <a:moveTo>
                                        <a:pt x="436540" y="1107878"/>
                                      </a:moveTo>
                                      <a:cubicBezTo>
                                        <a:pt x="392020" y="927193"/>
                                        <a:pt x="472757" y="682219"/>
                                        <a:pt x="629401" y="532506"/>
                                      </a:cubicBezTo>
                                      <a:cubicBezTo>
                                        <a:pt x="884475" y="291709"/>
                                        <a:pt x="1257268" y="158930"/>
                                        <a:pt x="1567627" y="401056"/>
                                      </a:cubicBezTo>
                                      <a:cubicBezTo>
                                        <a:pt x="1782228" y="87302"/>
                                        <a:pt x="2190108" y="10240"/>
                                        <a:pt x="2513577" y="264595"/>
                                      </a:cubicBezTo>
                                      <a:cubicBezTo>
                                        <a:pt x="2577134" y="155291"/>
                                        <a:pt x="2711157" y="-1119"/>
                                        <a:pt x="2882174" y="15419"/>
                                      </a:cubicBezTo>
                                      <a:cubicBezTo>
                                        <a:pt x="3067808" y="-15803"/>
                                        <a:pt x="3237796" y="49437"/>
                                        <a:pt x="3339310" y="191276"/>
                                      </a:cubicBezTo>
                                      <a:cubicBezTo>
                                        <a:pt x="3462935" y="8675"/>
                                        <a:pt x="3776482" y="-61622"/>
                                        <a:pt x="3969495" y="53196"/>
                                      </a:cubicBezTo>
                                      <a:cubicBezTo>
                                        <a:pt x="4108323" y="136721"/>
                                        <a:pt x="4260429" y="271881"/>
                                        <a:pt x="4289065" y="429890"/>
                                      </a:cubicBezTo>
                                      <a:cubicBezTo>
                                        <a:pt x="4507681" y="474386"/>
                                        <a:pt x="4630802" y="637966"/>
                                        <a:pt x="4699190" y="795483"/>
                                      </a:cubicBezTo>
                                      <a:cubicBezTo>
                                        <a:pt x="4763227" y="930614"/>
                                        <a:pt x="4731733" y="1045063"/>
                                        <a:pt x="4680832" y="1191914"/>
                                      </a:cubicBezTo>
                                      <a:cubicBezTo>
                                        <a:pt x="4869804" y="1365668"/>
                                        <a:pt x="4876752" y="1593024"/>
                                        <a:pt x="4814929" y="1798047"/>
                                      </a:cubicBezTo>
                                      <a:cubicBezTo>
                                        <a:pt x="4777407" y="2113945"/>
                                        <a:pt x="4496777" y="2300259"/>
                                        <a:pt x="4186758" y="2328627"/>
                                      </a:cubicBezTo>
                                      <a:cubicBezTo>
                                        <a:pt x="4204806" y="2522698"/>
                                        <a:pt x="4098862" y="2663286"/>
                                        <a:pt x="3961884" y="2783265"/>
                                      </a:cubicBezTo>
                                      <a:cubicBezTo>
                                        <a:pt x="3716334" y="2987181"/>
                                        <a:pt x="3475878" y="2987707"/>
                                        <a:pt x="3196259" y="2838312"/>
                                      </a:cubicBezTo>
                                      <a:cubicBezTo>
                                        <a:pt x="3149949" y="3046234"/>
                                        <a:pt x="2904552" y="3254491"/>
                                        <a:pt x="2649128" y="3323327"/>
                                      </a:cubicBezTo>
                                      <a:cubicBezTo>
                                        <a:pt x="2273866" y="3424086"/>
                                        <a:pt x="2024454" y="3333676"/>
                                        <a:pt x="1844663" y="3027276"/>
                                      </a:cubicBezTo>
                                      <a:cubicBezTo>
                                        <a:pt x="1387116" y="3213335"/>
                                        <a:pt x="956468" y="3058713"/>
                                        <a:pt x="649661" y="2734772"/>
                                      </a:cubicBezTo>
                                      <a:cubicBezTo>
                                        <a:pt x="440070" y="2793992"/>
                                        <a:pt x="230100" y="2629865"/>
                                        <a:pt x="124246" y="2409270"/>
                                      </a:cubicBezTo>
                                      <a:cubicBezTo>
                                        <a:pt x="50603" y="2263830"/>
                                        <a:pt x="117638" y="2052788"/>
                                        <a:pt x="236515" y="1969896"/>
                                      </a:cubicBezTo>
                                      <a:cubicBezTo>
                                        <a:pt x="71020" y="1860087"/>
                                        <a:pt x="-16885" y="1679954"/>
                                        <a:pt x="-560" y="1519112"/>
                                      </a:cubicBezTo>
                                      <a:cubicBezTo>
                                        <a:pt x="-1646" y="1308928"/>
                                        <a:pt x="234352" y="1096999"/>
                                        <a:pt x="432398" y="1118441"/>
                                      </a:cubicBezTo>
                                      <a:cubicBezTo>
                                        <a:pt x="434129" y="1114590"/>
                                        <a:pt x="435702" y="1111386"/>
                                        <a:pt x="436540" y="1107878"/>
                                      </a:cubicBezTo>
                                      <a:close/>
                                    </a:path>
                                    <a:path w="4835525" h="3330575" fill="none" extrusionOk="0">
                                      <a:moveTo>
                                        <a:pt x="373750" y="4100204"/>
                                      </a:moveTo>
                                      <a:cubicBezTo>
                                        <a:pt x="367602" y="4153580"/>
                                        <a:pt x="331954" y="4198388"/>
                                        <a:pt x="281234" y="4192720"/>
                                      </a:cubicBezTo>
                                      <a:cubicBezTo>
                                        <a:pt x="224875" y="4188106"/>
                                        <a:pt x="197781" y="4152121"/>
                                        <a:pt x="188718" y="4100204"/>
                                      </a:cubicBezTo>
                                      <a:cubicBezTo>
                                        <a:pt x="183783" y="4048638"/>
                                        <a:pt x="218999" y="4012568"/>
                                        <a:pt x="281234" y="4007688"/>
                                      </a:cubicBezTo>
                                      <a:cubicBezTo>
                                        <a:pt x="328763" y="4003534"/>
                                        <a:pt x="374274" y="4042477"/>
                                        <a:pt x="373750" y="4100204"/>
                                      </a:cubicBezTo>
                                      <a:close/>
                                    </a:path>
                                    <a:path w="4835525" h="3330575" fill="none" extrusionOk="0">
                                      <a:moveTo>
                                        <a:pt x="720908" y="3809999"/>
                                      </a:moveTo>
                                      <a:cubicBezTo>
                                        <a:pt x="733425" y="3903568"/>
                                        <a:pt x="643131" y="3990747"/>
                                        <a:pt x="535876" y="3995031"/>
                                      </a:cubicBezTo>
                                      <a:cubicBezTo>
                                        <a:pt x="436455" y="4010661"/>
                                        <a:pt x="361400" y="3902306"/>
                                        <a:pt x="350844" y="3809999"/>
                                      </a:cubicBezTo>
                                      <a:cubicBezTo>
                                        <a:pt x="375389" y="3709318"/>
                                        <a:pt x="433116" y="3617898"/>
                                        <a:pt x="535876" y="3624967"/>
                                      </a:cubicBezTo>
                                      <a:cubicBezTo>
                                        <a:pt x="613600" y="3627654"/>
                                        <a:pt x="724706" y="3712438"/>
                                        <a:pt x="720908" y="3809999"/>
                                      </a:cubicBezTo>
                                      <a:close/>
                                    </a:path>
                                    <a:path w="4835525" h="3330575" fill="none" extrusionOk="0">
                                      <a:moveTo>
                                        <a:pt x="1190103" y="3380712"/>
                                      </a:moveTo>
                                      <a:cubicBezTo>
                                        <a:pt x="1156154" y="3521244"/>
                                        <a:pt x="1086883" y="3656873"/>
                                        <a:pt x="912555" y="3658260"/>
                                      </a:cubicBezTo>
                                      <a:cubicBezTo>
                                        <a:pt x="758426" y="3622195"/>
                                        <a:pt x="662907" y="3513758"/>
                                        <a:pt x="635007" y="3380712"/>
                                      </a:cubicBezTo>
                                      <a:cubicBezTo>
                                        <a:pt x="640531" y="3238521"/>
                                        <a:pt x="771814" y="3102891"/>
                                        <a:pt x="912555" y="3103164"/>
                                      </a:cubicBezTo>
                                      <a:cubicBezTo>
                                        <a:pt x="1070543" y="3098342"/>
                                        <a:pt x="1198983" y="3206637"/>
                                        <a:pt x="1190103" y="3380712"/>
                                      </a:cubicBezTo>
                                      <a:close/>
                                    </a:path>
                                    <a:path w="4835525" h="3330575" fill="none" extrusionOk="0">
                                      <a:moveTo>
                                        <a:pt x="525303" y="2018158"/>
                                      </a:moveTo>
                                      <a:cubicBezTo>
                                        <a:pt x="443065" y="2029250"/>
                                        <a:pt x="315585" y="2011141"/>
                                        <a:pt x="241776" y="1956712"/>
                                      </a:cubicBezTo>
                                      <a:moveTo>
                                        <a:pt x="775474" y="2690595"/>
                                      </a:moveTo>
                                      <a:cubicBezTo>
                                        <a:pt x="734443" y="2707768"/>
                                        <a:pt x="696497" y="2715805"/>
                                        <a:pt x="651452" y="2719969"/>
                                      </a:cubicBezTo>
                                      <a:moveTo>
                                        <a:pt x="1844439" y="3013707"/>
                                      </a:moveTo>
                                      <a:cubicBezTo>
                                        <a:pt x="1822971" y="2967564"/>
                                        <a:pt x="1788797" y="2925668"/>
                                        <a:pt x="1769667" y="2879559"/>
                                      </a:cubicBezTo>
                                      <a:moveTo>
                                        <a:pt x="3226705" y="2679185"/>
                                      </a:moveTo>
                                      <a:cubicBezTo>
                                        <a:pt x="3218644" y="2738085"/>
                                        <a:pt x="3212985" y="2779318"/>
                                        <a:pt x="3196819" y="2826362"/>
                                      </a:cubicBezTo>
                                      <a:moveTo>
                                        <a:pt x="3820176" y="1769676"/>
                                      </a:moveTo>
                                      <a:cubicBezTo>
                                        <a:pt x="4025214" y="1874593"/>
                                        <a:pt x="4187641" y="2104791"/>
                                        <a:pt x="4184072" y="2319838"/>
                                      </a:cubicBezTo>
                                      <a:moveTo>
                                        <a:pt x="4678594" y="1183741"/>
                                      </a:moveTo>
                                      <a:cubicBezTo>
                                        <a:pt x="4632035" y="1265098"/>
                                        <a:pt x="4582505" y="1351695"/>
                                        <a:pt x="4516514" y="1390052"/>
                                      </a:cubicBezTo>
                                      <a:moveTo>
                                        <a:pt x="4289737" y="418326"/>
                                      </a:moveTo>
                                      <a:cubicBezTo>
                                        <a:pt x="4293000" y="449788"/>
                                        <a:pt x="4295272" y="485084"/>
                                        <a:pt x="4298244" y="515776"/>
                                      </a:cubicBezTo>
                                      <a:moveTo>
                                        <a:pt x="3254800" y="304685"/>
                                      </a:moveTo>
                                      <a:cubicBezTo>
                                        <a:pt x="3278955" y="249622"/>
                                        <a:pt x="3294498" y="212385"/>
                                        <a:pt x="3337855" y="180406"/>
                                      </a:cubicBezTo>
                                      <a:moveTo>
                                        <a:pt x="2478318" y="363896"/>
                                      </a:moveTo>
                                      <a:cubicBezTo>
                                        <a:pt x="2487683" y="329986"/>
                                        <a:pt x="2503229" y="298298"/>
                                        <a:pt x="2518502" y="256731"/>
                                      </a:cubicBezTo>
                                      <a:moveTo>
                                        <a:pt x="1567068" y="400285"/>
                                      </a:moveTo>
                                      <a:cubicBezTo>
                                        <a:pt x="1626860" y="425844"/>
                                        <a:pt x="1667521" y="477266"/>
                                        <a:pt x="1712581" y="504212"/>
                                      </a:cubicBezTo>
                                      <a:moveTo>
                                        <a:pt x="461949" y="1217278"/>
                                      </a:moveTo>
                                      <a:cubicBezTo>
                                        <a:pt x="451821" y="1183490"/>
                                        <a:pt x="444834" y="1142093"/>
                                        <a:pt x="436540" y="1107878"/>
                                      </a:cubicBezTo>
                                    </a:path>
                                    <a:path w="4835525" h="3330575" stroke="0" extrusionOk="0">
                                      <a:moveTo>
                                        <a:pt x="436540" y="1107878"/>
                                      </a:moveTo>
                                      <a:cubicBezTo>
                                        <a:pt x="364717" y="873124"/>
                                        <a:pt x="444798" y="699845"/>
                                        <a:pt x="629401" y="532506"/>
                                      </a:cubicBezTo>
                                      <a:cubicBezTo>
                                        <a:pt x="899680" y="293451"/>
                                        <a:pt x="1232128" y="233512"/>
                                        <a:pt x="1567627" y="401056"/>
                                      </a:cubicBezTo>
                                      <a:cubicBezTo>
                                        <a:pt x="1737305" y="87255"/>
                                        <a:pt x="2217949" y="63011"/>
                                        <a:pt x="2513577" y="264595"/>
                                      </a:cubicBezTo>
                                      <a:cubicBezTo>
                                        <a:pt x="2578327" y="125923"/>
                                        <a:pt x="2749971" y="49375"/>
                                        <a:pt x="2882174" y="15419"/>
                                      </a:cubicBezTo>
                                      <a:cubicBezTo>
                                        <a:pt x="3073837" y="-5895"/>
                                        <a:pt x="3241939" y="39070"/>
                                        <a:pt x="3339310" y="191276"/>
                                      </a:cubicBezTo>
                                      <a:cubicBezTo>
                                        <a:pt x="3475636" y="17771"/>
                                        <a:pt x="3709207" y="2830"/>
                                        <a:pt x="3969495" y="53196"/>
                                      </a:cubicBezTo>
                                      <a:cubicBezTo>
                                        <a:pt x="4133231" y="86357"/>
                                        <a:pt x="4249092" y="272880"/>
                                        <a:pt x="4289065" y="429890"/>
                                      </a:cubicBezTo>
                                      <a:cubicBezTo>
                                        <a:pt x="4487713" y="482312"/>
                                        <a:pt x="4664442" y="623335"/>
                                        <a:pt x="4699190" y="795483"/>
                                      </a:cubicBezTo>
                                      <a:cubicBezTo>
                                        <a:pt x="4715084" y="920515"/>
                                        <a:pt x="4748916" y="1075043"/>
                                        <a:pt x="4680832" y="1191914"/>
                                      </a:cubicBezTo>
                                      <a:cubicBezTo>
                                        <a:pt x="4838655" y="1388969"/>
                                        <a:pt x="4875558" y="1631069"/>
                                        <a:pt x="4814929" y="1798047"/>
                                      </a:cubicBezTo>
                                      <a:cubicBezTo>
                                        <a:pt x="4751085" y="2095240"/>
                                        <a:pt x="4524615" y="2328127"/>
                                        <a:pt x="4186758" y="2328627"/>
                                      </a:cubicBezTo>
                                      <a:cubicBezTo>
                                        <a:pt x="4209072" y="2482594"/>
                                        <a:pt x="4105296" y="2659567"/>
                                        <a:pt x="3961884" y="2783265"/>
                                      </a:cubicBezTo>
                                      <a:cubicBezTo>
                                        <a:pt x="3712508" y="2962334"/>
                                        <a:pt x="3414405" y="2963482"/>
                                        <a:pt x="3196259" y="2838312"/>
                                      </a:cubicBezTo>
                                      <a:cubicBezTo>
                                        <a:pt x="3100682" y="3078594"/>
                                        <a:pt x="2907468" y="3259022"/>
                                        <a:pt x="2649128" y="3323327"/>
                                      </a:cubicBezTo>
                                      <a:cubicBezTo>
                                        <a:pt x="2343128" y="3371086"/>
                                        <a:pt x="1999067" y="3287045"/>
                                        <a:pt x="1844663" y="3027276"/>
                                      </a:cubicBezTo>
                                      <a:cubicBezTo>
                                        <a:pt x="1405271" y="3305483"/>
                                        <a:pt x="918285" y="3150661"/>
                                        <a:pt x="649661" y="2734772"/>
                                      </a:cubicBezTo>
                                      <a:cubicBezTo>
                                        <a:pt x="411186" y="2804691"/>
                                        <a:pt x="205047" y="2614712"/>
                                        <a:pt x="124246" y="2409270"/>
                                      </a:cubicBezTo>
                                      <a:cubicBezTo>
                                        <a:pt x="66159" y="2270164"/>
                                        <a:pt x="82475" y="2089474"/>
                                        <a:pt x="236515" y="1969896"/>
                                      </a:cubicBezTo>
                                      <a:cubicBezTo>
                                        <a:pt x="88236" y="1915132"/>
                                        <a:pt x="-49743" y="1714179"/>
                                        <a:pt x="-560" y="1519112"/>
                                      </a:cubicBezTo>
                                      <a:cubicBezTo>
                                        <a:pt x="27954" y="1299837"/>
                                        <a:pt x="162810" y="1137862"/>
                                        <a:pt x="432398" y="1118441"/>
                                      </a:cubicBezTo>
                                      <a:cubicBezTo>
                                        <a:pt x="434346" y="1115414"/>
                                        <a:pt x="434942" y="1112194"/>
                                        <a:pt x="436540" y="1107878"/>
                                      </a:cubicBezTo>
                                      <a:close/>
                                    </a:path>
                                    <a:path w="4835525" h="3330575" stroke="0" extrusionOk="0">
                                      <a:moveTo>
                                        <a:pt x="373750" y="4100204"/>
                                      </a:moveTo>
                                      <a:cubicBezTo>
                                        <a:pt x="374806" y="4147213"/>
                                        <a:pt x="335095" y="4182331"/>
                                        <a:pt x="281234" y="4192720"/>
                                      </a:cubicBezTo>
                                      <a:cubicBezTo>
                                        <a:pt x="228965" y="4198550"/>
                                        <a:pt x="182864" y="4145026"/>
                                        <a:pt x="188718" y="4100204"/>
                                      </a:cubicBezTo>
                                      <a:cubicBezTo>
                                        <a:pt x="193984" y="4053349"/>
                                        <a:pt x="228000" y="4008286"/>
                                        <a:pt x="281234" y="4007688"/>
                                      </a:cubicBezTo>
                                      <a:cubicBezTo>
                                        <a:pt x="330382" y="4008371"/>
                                        <a:pt x="373706" y="4046890"/>
                                        <a:pt x="373750" y="4100204"/>
                                      </a:cubicBezTo>
                                      <a:close/>
                                    </a:path>
                                    <a:path w="4835525" h="3330575" stroke="0" extrusionOk="0">
                                      <a:moveTo>
                                        <a:pt x="720908" y="3809999"/>
                                      </a:moveTo>
                                      <a:cubicBezTo>
                                        <a:pt x="711223" y="3926256"/>
                                        <a:pt x="634809" y="4003162"/>
                                        <a:pt x="535876" y="3995031"/>
                                      </a:cubicBezTo>
                                      <a:cubicBezTo>
                                        <a:pt x="422874" y="3997629"/>
                                        <a:pt x="356754" y="3928398"/>
                                        <a:pt x="350844" y="3809999"/>
                                      </a:cubicBezTo>
                                      <a:cubicBezTo>
                                        <a:pt x="345714" y="3706919"/>
                                        <a:pt x="432939" y="3605611"/>
                                        <a:pt x="535876" y="3624967"/>
                                      </a:cubicBezTo>
                                      <a:cubicBezTo>
                                        <a:pt x="639819" y="3621612"/>
                                        <a:pt x="738040" y="3689990"/>
                                        <a:pt x="720908" y="3809999"/>
                                      </a:cubicBezTo>
                                      <a:close/>
                                    </a:path>
                                    <a:path w="4835525" h="3330575" stroke="0" extrusionOk="0">
                                      <a:moveTo>
                                        <a:pt x="1190103" y="3380712"/>
                                      </a:moveTo>
                                      <a:cubicBezTo>
                                        <a:pt x="1188216" y="3538596"/>
                                        <a:pt x="1094957" y="3648034"/>
                                        <a:pt x="912555" y="3658260"/>
                                      </a:cubicBezTo>
                                      <a:cubicBezTo>
                                        <a:pt x="766897" y="3639957"/>
                                        <a:pt x="658044" y="3544166"/>
                                        <a:pt x="635007" y="3380712"/>
                                      </a:cubicBezTo>
                                      <a:cubicBezTo>
                                        <a:pt x="652183" y="3200462"/>
                                        <a:pt x="766104" y="3100884"/>
                                        <a:pt x="912555" y="3103164"/>
                                      </a:cubicBezTo>
                                      <a:cubicBezTo>
                                        <a:pt x="1100693" y="3109400"/>
                                        <a:pt x="1191849" y="3249721"/>
                                        <a:pt x="1190103" y="3380712"/>
                                      </a:cubicBezTo>
                                      <a:close/>
                                    </a:path>
                                    <a:path w="4835525" h="3330575" fill="none" stroke="0" extrusionOk="0">
                                      <a:moveTo>
                                        <a:pt x="525303" y="2018158"/>
                                      </a:moveTo>
                                      <a:cubicBezTo>
                                        <a:pt x="437727" y="2030550"/>
                                        <a:pt x="339034" y="1993902"/>
                                        <a:pt x="241776" y="1956712"/>
                                      </a:cubicBezTo>
                                      <a:moveTo>
                                        <a:pt x="775474" y="2690595"/>
                                      </a:moveTo>
                                      <a:cubicBezTo>
                                        <a:pt x="743995" y="2708381"/>
                                        <a:pt x="694424" y="2712747"/>
                                        <a:pt x="651452" y="2719969"/>
                                      </a:cubicBezTo>
                                      <a:moveTo>
                                        <a:pt x="1844439" y="3013707"/>
                                      </a:moveTo>
                                      <a:cubicBezTo>
                                        <a:pt x="1809983" y="2961524"/>
                                        <a:pt x="1790334" y="2933078"/>
                                        <a:pt x="1769667" y="2879559"/>
                                      </a:cubicBezTo>
                                      <a:moveTo>
                                        <a:pt x="3226705" y="2679185"/>
                                      </a:moveTo>
                                      <a:cubicBezTo>
                                        <a:pt x="3211559" y="2726485"/>
                                        <a:pt x="3212224" y="2777260"/>
                                        <a:pt x="3196819" y="2826362"/>
                                      </a:cubicBezTo>
                                      <a:moveTo>
                                        <a:pt x="3820176" y="1769676"/>
                                      </a:moveTo>
                                      <a:cubicBezTo>
                                        <a:pt x="4028822" y="1858471"/>
                                        <a:pt x="4181086" y="2091967"/>
                                        <a:pt x="4184072" y="2319838"/>
                                      </a:cubicBezTo>
                                      <a:moveTo>
                                        <a:pt x="4678594" y="1183741"/>
                                      </a:moveTo>
                                      <a:cubicBezTo>
                                        <a:pt x="4659653" y="1273759"/>
                                        <a:pt x="4598626" y="1332224"/>
                                        <a:pt x="4516514" y="1390052"/>
                                      </a:cubicBezTo>
                                      <a:moveTo>
                                        <a:pt x="4289737" y="418326"/>
                                      </a:moveTo>
                                      <a:cubicBezTo>
                                        <a:pt x="4300207" y="452346"/>
                                        <a:pt x="4303501" y="486120"/>
                                        <a:pt x="4298244" y="515776"/>
                                      </a:cubicBezTo>
                                      <a:moveTo>
                                        <a:pt x="3254800" y="304685"/>
                                      </a:moveTo>
                                      <a:cubicBezTo>
                                        <a:pt x="3272496" y="270184"/>
                                        <a:pt x="3314720" y="211652"/>
                                        <a:pt x="3337855" y="180406"/>
                                      </a:cubicBezTo>
                                      <a:moveTo>
                                        <a:pt x="2478318" y="363896"/>
                                      </a:moveTo>
                                      <a:cubicBezTo>
                                        <a:pt x="2483843" y="325285"/>
                                        <a:pt x="2497636" y="286218"/>
                                        <a:pt x="2518502" y="256731"/>
                                      </a:cubicBezTo>
                                      <a:moveTo>
                                        <a:pt x="1567068" y="400285"/>
                                      </a:moveTo>
                                      <a:cubicBezTo>
                                        <a:pt x="1618810" y="437309"/>
                                        <a:pt x="1671396" y="466437"/>
                                        <a:pt x="1712581" y="504212"/>
                                      </a:cubicBezTo>
                                      <a:moveTo>
                                        <a:pt x="461949" y="1217278"/>
                                      </a:moveTo>
                                      <a:cubicBezTo>
                                        <a:pt x="450911" y="1179365"/>
                                        <a:pt x="442903" y="1143179"/>
                                        <a:pt x="436540" y="1107878"/>
                                      </a:cubicBezTo>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5BEAA32" w14:textId="2CE3DA40" w:rsidR="00A925E6" w:rsidRDefault="00BF40DE" w:rsidP="00BF40DE">
                            <w:pPr>
                              <w:jc w:val="center"/>
                              <w:rPr>
                                <w:b/>
                                <w:bCs/>
                                <w:color w:val="4A9A82" w:themeColor="accent3" w:themeShade="BF"/>
                                <w:sz w:val="36"/>
                                <w:szCs w:val="36"/>
                              </w:rPr>
                            </w:pPr>
                            <w:r w:rsidRPr="000B1AC7">
                              <w:rPr>
                                <w:b/>
                                <w:bCs/>
                                <w:color w:val="4A9A82" w:themeColor="accent3" w:themeShade="BF"/>
                                <w:sz w:val="36"/>
                                <w:szCs w:val="36"/>
                              </w:rPr>
                              <w:t xml:space="preserve">TO </w:t>
                            </w:r>
                            <w:r w:rsidR="00D12DF8" w:rsidRPr="000B1AC7">
                              <w:rPr>
                                <w:b/>
                                <w:bCs/>
                                <w:color w:val="4A9A82" w:themeColor="accent3" w:themeShade="BF"/>
                                <w:sz w:val="36"/>
                                <w:szCs w:val="36"/>
                              </w:rPr>
                              <w:t>MY FAMILY</w:t>
                            </w:r>
                          </w:p>
                          <w:p w14:paraId="6065E299" w14:textId="70362E2F" w:rsidR="00A94734" w:rsidRPr="000B1AC7" w:rsidRDefault="00A94734" w:rsidP="00BF40DE">
                            <w:pPr>
                              <w:jc w:val="center"/>
                              <w:rPr>
                                <w:b/>
                                <w:bCs/>
                                <w:color w:val="4A9A82" w:themeColor="accent3" w:themeShade="BF"/>
                                <w:sz w:val="36"/>
                                <w:szCs w:val="36"/>
                              </w:rPr>
                            </w:pPr>
                            <w:r>
                              <w:rPr>
                                <w:b/>
                                <w:bCs/>
                                <w:color w:val="4A9A82" w:themeColor="accent3" w:themeShade="BF"/>
                                <w:sz w:val="36"/>
                                <w:szCs w:val="36"/>
                              </w:rPr>
                              <w:t>TEMGOUA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3FB1BD"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9" o:spid="_x0000_s1034" type="#_x0000_t106" style="position:absolute;left:0;text-align:left;margin-left:0;margin-top:2.95pt;width:380.75pt;height:262.25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" adj="1256,26591" fillcolor="white [3212]" strokecolor="#75bda7 [3206]" strokeweight="1pt">
                <v:textbox>
                  <w:txbxContent>
                    <w:p w14:paraId="25BEAA32" w14:textId="2CE3DA40" w:rsidR="00A925E6" w:rsidRDefault="00BF40DE" w:rsidP="00BF40DE">
                      <w:pPr>
                        <w:jc w:val="center"/>
                        <w:rPr>
                          <w:b/>
                          <w:bCs/>
                          <w:color w:val="4A9A82" w:themeColor="accent3" w:themeShade="BF"/>
                          <w:sz w:val="36"/>
                          <w:szCs w:val="36"/>
                        </w:rPr>
                      </w:pPr>
                      <w:r w:rsidRPr="000B1AC7">
                        <w:rPr>
                          <w:b/>
                          <w:bCs/>
                          <w:color w:val="4A9A82" w:themeColor="accent3" w:themeShade="BF"/>
                          <w:sz w:val="36"/>
                          <w:szCs w:val="36"/>
                        </w:rPr>
                        <w:t xml:space="preserve">TO </w:t>
                      </w:r>
                      <w:r w:rsidR="00D12DF8" w:rsidRPr="000B1AC7">
                        <w:rPr>
                          <w:b/>
                          <w:bCs/>
                          <w:color w:val="4A9A82" w:themeColor="accent3" w:themeShade="BF"/>
                          <w:sz w:val="36"/>
                          <w:szCs w:val="36"/>
                        </w:rPr>
                        <w:t>MY FAMILY</w:t>
                      </w:r>
                    </w:p>
                    <w:p w14:paraId="6065E299" w14:textId="70362E2F" w:rsidR="00A94734" w:rsidRPr="000B1AC7" w:rsidRDefault="00A94734" w:rsidP="00BF40DE">
                      <w:pPr>
                        <w:jc w:val="center"/>
                        <w:rPr>
                          <w:b/>
                          <w:bCs/>
                          <w:color w:val="4A9A82" w:themeColor="accent3" w:themeShade="BF"/>
                          <w:sz w:val="36"/>
                          <w:szCs w:val="36"/>
                        </w:rPr>
                      </w:pPr>
                      <w:r>
                        <w:rPr>
                          <w:b/>
                          <w:bCs/>
                          <w:color w:val="4A9A82" w:themeColor="accent3" w:themeShade="BF"/>
                          <w:sz w:val="36"/>
                          <w:szCs w:val="36"/>
                        </w:rPr>
                        <w:t>TEMGOUA</w:t>
                      </w:r>
                    </w:p>
                  </w:txbxContent>
                </v:textbox>
                <w10:wrap anchorx="margin"/>
              </v:shape>
            </w:pict>
          </mc:Fallback>
        </mc:AlternateContent>
      </w:r>
    </w:p>
    <w:p w14:paraId="3AF780A3" w14:textId="6D5E8369" w:rsidR="000B1AC7" w:rsidRPr="000B1AC7" w:rsidRDefault="000B1AC7" w:rsidP="000B1AC7"/>
    <w:p w14:paraId="0656117E" w14:textId="384B9AB0" w:rsidR="000B1AC7" w:rsidRPr="000B1AC7" w:rsidRDefault="000B1AC7" w:rsidP="000B1AC7"/>
    <w:p w14:paraId="5B5A6590" w14:textId="3FA9C6B8" w:rsidR="000B1AC7" w:rsidRPr="000B1AC7" w:rsidRDefault="000B1AC7" w:rsidP="000B1AC7"/>
    <w:p w14:paraId="67EB24E0" w14:textId="77777777" w:rsidR="000B1AC7" w:rsidRPr="000B1AC7" w:rsidRDefault="000B1AC7" w:rsidP="000B1AC7"/>
    <w:p w14:paraId="70991E04" w14:textId="77777777" w:rsidR="000B1AC7" w:rsidRPr="000B1AC7" w:rsidRDefault="000B1AC7" w:rsidP="000B1AC7"/>
    <w:p w14:paraId="44F53233" w14:textId="77777777" w:rsidR="000B1AC7" w:rsidRPr="000B1AC7" w:rsidRDefault="000B1AC7" w:rsidP="000B1AC7"/>
    <w:p w14:paraId="763E7DD7" w14:textId="77777777" w:rsidR="000B1AC7" w:rsidRPr="000B1AC7" w:rsidRDefault="000B1AC7" w:rsidP="000B1AC7"/>
    <w:p w14:paraId="6D82819E" w14:textId="77777777" w:rsidR="000B1AC7" w:rsidRPr="000B1AC7" w:rsidRDefault="000B1AC7" w:rsidP="000B1AC7"/>
    <w:p w14:paraId="7C1E302B" w14:textId="77777777" w:rsidR="000B1AC7" w:rsidRPr="000B1AC7" w:rsidRDefault="000B1AC7" w:rsidP="000B1AC7"/>
    <w:p w14:paraId="6311B75C" w14:textId="77777777" w:rsidR="000B1AC7" w:rsidRPr="000B1AC7" w:rsidRDefault="000B1AC7" w:rsidP="000B1AC7"/>
    <w:p w14:paraId="4DDFE32D" w14:textId="77777777" w:rsidR="000B1AC7" w:rsidRPr="000B1AC7" w:rsidRDefault="000B1AC7" w:rsidP="000B1AC7"/>
    <w:p w14:paraId="25E05916" w14:textId="77777777" w:rsidR="000B1AC7" w:rsidRPr="000B1AC7" w:rsidRDefault="000B1AC7" w:rsidP="000B1AC7"/>
    <w:p w14:paraId="54339EA0" w14:textId="77777777" w:rsidR="000307A6" w:rsidRDefault="000307A6" w:rsidP="000B1AC7">
      <w:pPr>
        <w:sectPr w:rsidR="000307A6" w:rsidSect="00F62B2F">
          <w:type w:val="continuous"/>
          <w:pgSz w:w="12240" w:h="15840"/>
          <w:pgMar w:top="1440" w:right="1440" w:bottom="1440" w:left="1440" w:header="720" w:footer="432" w:gutter="0"/>
          <w:pgNumType w:fmt="lowerRoman" w:start="2"/>
          <w:cols w:space="720"/>
          <w:titlePg/>
          <w:docGrid w:linePitch="360"/>
        </w:sectPr>
      </w:pPr>
    </w:p>
    <w:p w14:paraId="1846D2E0" w14:textId="77777777" w:rsidR="000B1AC7" w:rsidRDefault="000B1AC7" w:rsidP="000B1AC7"/>
    <w:p w14:paraId="64004198" w14:textId="78E14074" w:rsidR="000B1AC7" w:rsidRDefault="000B1AC7" w:rsidP="000B1AC7">
      <w:pPr>
        <w:tabs>
          <w:tab w:val="left" w:pos="3262"/>
        </w:tabs>
      </w:pPr>
      <w:r>
        <w:tab/>
      </w:r>
    </w:p>
    <w:p w14:paraId="6A7D964D" w14:textId="77777777" w:rsidR="000B1AC7" w:rsidRDefault="000B1AC7" w:rsidP="000B1AC7">
      <w:pPr>
        <w:tabs>
          <w:tab w:val="left" w:pos="3262"/>
        </w:tabs>
      </w:pPr>
    </w:p>
    <w:p w14:paraId="523AA167" w14:textId="77777777" w:rsidR="000B1AC7" w:rsidRDefault="000B1AC7" w:rsidP="000B1AC7">
      <w:pPr>
        <w:tabs>
          <w:tab w:val="left" w:pos="3262"/>
        </w:tabs>
      </w:pPr>
    </w:p>
    <w:p w14:paraId="21350B56" w14:textId="77777777" w:rsidR="000B1AC7" w:rsidRDefault="000B1AC7" w:rsidP="000B1AC7">
      <w:pPr>
        <w:tabs>
          <w:tab w:val="left" w:pos="3262"/>
        </w:tabs>
      </w:pPr>
    </w:p>
    <w:p w14:paraId="350B9103" w14:textId="77777777" w:rsidR="000B1AC7" w:rsidRDefault="000B1AC7" w:rsidP="000B1AC7">
      <w:pPr>
        <w:tabs>
          <w:tab w:val="left" w:pos="3262"/>
        </w:tabs>
      </w:pPr>
    </w:p>
    <w:p w14:paraId="7881D683" w14:textId="77777777" w:rsidR="00851663" w:rsidRDefault="00851663" w:rsidP="000B1AC7">
      <w:pPr>
        <w:tabs>
          <w:tab w:val="left" w:pos="3262"/>
        </w:tabs>
      </w:pPr>
    </w:p>
    <w:p w14:paraId="71FFF34D" w14:textId="77777777" w:rsidR="00851663" w:rsidRDefault="00851663" w:rsidP="000B1AC7">
      <w:pPr>
        <w:tabs>
          <w:tab w:val="left" w:pos="3262"/>
        </w:tabs>
      </w:pPr>
    </w:p>
    <w:p w14:paraId="6932D902" w14:textId="4EDC6703" w:rsidR="00445580" w:rsidRDefault="00445580" w:rsidP="00445580">
      <w:pPr>
        <w:pStyle w:val="IntenseQuote"/>
      </w:pPr>
      <w:r>
        <w:lastRenderedPageBreak/>
        <w:t>ACKNOWLEDGEMENTS</w:t>
      </w:r>
    </w:p>
    <w:p w14:paraId="43D71A84" w14:textId="77777777" w:rsidR="000B1AC7" w:rsidRDefault="000B1AC7" w:rsidP="000B1AC7">
      <w:pPr>
        <w:tabs>
          <w:tab w:val="left" w:pos="3262"/>
        </w:tabs>
      </w:pPr>
    </w:p>
    <w:p w14:paraId="1641CC18" w14:textId="77777777" w:rsidR="00225355" w:rsidRDefault="00225355" w:rsidP="000B1AC7">
      <w:pPr>
        <w:tabs>
          <w:tab w:val="left" w:pos="3262"/>
        </w:tabs>
      </w:pPr>
    </w:p>
    <w:p w14:paraId="1C705922" w14:textId="77777777" w:rsidR="00225355" w:rsidRDefault="00225355" w:rsidP="000B1AC7">
      <w:pPr>
        <w:tabs>
          <w:tab w:val="left" w:pos="3262"/>
        </w:tabs>
      </w:pPr>
    </w:p>
    <w:p w14:paraId="420C328D" w14:textId="77777777" w:rsidR="00225355" w:rsidRDefault="00225355" w:rsidP="000B1AC7">
      <w:pPr>
        <w:tabs>
          <w:tab w:val="left" w:pos="3262"/>
        </w:tabs>
      </w:pPr>
    </w:p>
    <w:p w14:paraId="2991863B" w14:textId="77777777" w:rsidR="00225355" w:rsidRDefault="00225355" w:rsidP="000B1AC7">
      <w:pPr>
        <w:tabs>
          <w:tab w:val="left" w:pos="3262"/>
        </w:tabs>
      </w:pPr>
    </w:p>
    <w:p w14:paraId="35AE6647" w14:textId="77777777" w:rsidR="00225355" w:rsidRDefault="00225355" w:rsidP="000B1AC7">
      <w:pPr>
        <w:tabs>
          <w:tab w:val="left" w:pos="3262"/>
        </w:tabs>
      </w:pPr>
    </w:p>
    <w:p w14:paraId="6F01E855" w14:textId="77777777" w:rsidR="00225355" w:rsidRDefault="00225355" w:rsidP="000B1AC7">
      <w:pPr>
        <w:tabs>
          <w:tab w:val="left" w:pos="3262"/>
        </w:tabs>
      </w:pPr>
    </w:p>
    <w:p w14:paraId="6DF9CB7A" w14:textId="77777777" w:rsidR="00225355" w:rsidRDefault="00225355" w:rsidP="000B1AC7">
      <w:pPr>
        <w:tabs>
          <w:tab w:val="left" w:pos="3262"/>
        </w:tabs>
      </w:pPr>
    </w:p>
    <w:p w14:paraId="51BAA22F" w14:textId="77777777" w:rsidR="00225355" w:rsidRDefault="00225355" w:rsidP="000B1AC7">
      <w:pPr>
        <w:tabs>
          <w:tab w:val="left" w:pos="3262"/>
        </w:tabs>
      </w:pPr>
    </w:p>
    <w:p w14:paraId="39987AD8" w14:textId="77777777" w:rsidR="00225355" w:rsidRDefault="00225355" w:rsidP="000B1AC7">
      <w:pPr>
        <w:tabs>
          <w:tab w:val="left" w:pos="3262"/>
        </w:tabs>
      </w:pPr>
    </w:p>
    <w:p w14:paraId="7EBA2BBC" w14:textId="77777777" w:rsidR="00225355" w:rsidRDefault="00225355" w:rsidP="000B1AC7">
      <w:pPr>
        <w:tabs>
          <w:tab w:val="left" w:pos="3262"/>
        </w:tabs>
      </w:pPr>
    </w:p>
    <w:p w14:paraId="1AD2D2E8" w14:textId="77777777" w:rsidR="00225355" w:rsidRDefault="00225355" w:rsidP="000B1AC7">
      <w:pPr>
        <w:tabs>
          <w:tab w:val="left" w:pos="3262"/>
        </w:tabs>
      </w:pPr>
    </w:p>
    <w:p w14:paraId="6C80002B" w14:textId="77777777" w:rsidR="00225355" w:rsidRDefault="00225355" w:rsidP="000B1AC7">
      <w:pPr>
        <w:tabs>
          <w:tab w:val="left" w:pos="3262"/>
        </w:tabs>
      </w:pPr>
    </w:p>
    <w:p w14:paraId="022F7819" w14:textId="77777777" w:rsidR="00225355" w:rsidRDefault="00225355" w:rsidP="000B1AC7">
      <w:pPr>
        <w:tabs>
          <w:tab w:val="left" w:pos="3262"/>
        </w:tabs>
      </w:pPr>
    </w:p>
    <w:p w14:paraId="2D2F72C1" w14:textId="77777777" w:rsidR="00225355" w:rsidRDefault="00225355" w:rsidP="000B1AC7">
      <w:pPr>
        <w:tabs>
          <w:tab w:val="left" w:pos="3262"/>
        </w:tabs>
      </w:pPr>
    </w:p>
    <w:p w14:paraId="379FA802" w14:textId="77777777" w:rsidR="00225355" w:rsidRDefault="00225355" w:rsidP="000B1AC7">
      <w:pPr>
        <w:tabs>
          <w:tab w:val="left" w:pos="3262"/>
        </w:tabs>
      </w:pPr>
    </w:p>
    <w:p w14:paraId="467FFBE2" w14:textId="77777777" w:rsidR="00225355" w:rsidRDefault="00225355" w:rsidP="000B1AC7">
      <w:pPr>
        <w:tabs>
          <w:tab w:val="left" w:pos="3262"/>
        </w:tabs>
      </w:pPr>
    </w:p>
    <w:p w14:paraId="03EB2D94" w14:textId="77777777" w:rsidR="00225355" w:rsidRDefault="00225355" w:rsidP="000B1AC7">
      <w:pPr>
        <w:tabs>
          <w:tab w:val="left" w:pos="3262"/>
        </w:tabs>
      </w:pPr>
    </w:p>
    <w:p w14:paraId="69EA9AFF" w14:textId="77777777" w:rsidR="00225355" w:rsidRDefault="00225355" w:rsidP="000B1AC7">
      <w:pPr>
        <w:tabs>
          <w:tab w:val="left" w:pos="3262"/>
        </w:tabs>
      </w:pPr>
    </w:p>
    <w:p w14:paraId="5788AA9B" w14:textId="77777777" w:rsidR="00225355" w:rsidRDefault="00225355" w:rsidP="000B1AC7">
      <w:pPr>
        <w:tabs>
          <w:tab w:val="left" w:pos="3262"/>
        </w:tabs>
      </w:pPr>
    </w:p>
    <w:p w14:paraId="4B7BD8DE" w14:textId="77777777" w:rsidR="00225355" w:rsidRDefault="00225355" w:rsidP="000B1AC7">
      <w:pPr>
        <w:tabs>
          <w:tab w:val="left" w:pos="3262"/>
        </w:tabs>
      </w:pPr>
    </w:p>
    <w:p w14:paraId="2F847A03" w14:textId="77777777" w:rsidR="00225355" w:rsidRDefault="00225355" w:rsidP="000B1AC7">
      <w:pPr>
        <w:tabs>
          <w:tab w:val="left" w:pos="3262"/>
        </w:tabs>
      </w:pPr>
    </w:p>
    <w:p w14:paraId="0A492ECF" w14:textId="77777777" w:rsidR="00225355" w:rsidRDefault="00225355" w:rsidP="000B1AC7">
      <w:pPr>
        <w:tabs>
          <w:tab w:val="left" w:pos="3262"/>
        </w:tabs>
      </w:pPr>
    </w:p>
    <w:p w14:paraId="66BA9260" w14:textId="77777777" w:rsidR="00225355" w:rsidRDefault="00225355" w:rsidP="000B1AC7">
      <w:pPr>
        <w:tabs>
          <w:tab w:val="left" w:pos="3262"/>
        </w:tabs>
      </w:pPr>
    </w:p>
    <w:p w14:paraId="56D94282" w14:textId="165F7CA2" w:rsidR="00225355" w:rsidRDefault="00225355" w:rsidP="00225355">
      <w:pPr>
        <w:pStyle w:val="IntenseQuote"/>
      </w:pPr>
      <w:r>
        <w:lastRenderedPageBreak/>
        <w:t>SUMMARY</w:t>
      </w:r>
    </w:p>
    <w:p w14:paraId="06F7E3E6" w14:textId="77777777" w:rsidR="00225355" w:rsidRDefault="00225355" w:rsidP="00225355"/>
    <w:p w14:paraId="55F2C5BF" w14:textId="77777777" w:rsidR="00225355" w:rsidRDefault="00225355" w:rsidP="00225355"/>
    <w:p w14:paraId="55468C6E" w14:textId="77777777" w:rsidR="00225355" w:rsidRDefault="00225355" w:rsidP="00225355"/>
    <w:p w14:paraId="4C00A4DA" w14:textId="77777777" w:rsidR="00225355" w:rsidRDefault="00225355" w:rsidP="00225355"/>
    <w:p w14:paraId="4012271C" w14:textId="77777777" w:rsidR="00225355" w:rsidRDefault="00225355" w:rsidP="00225355"/>
    <w:p w14:paraId="4828E7B5" w14:textId="77777777" w:rsidR="00225355" w:rsidRDefault="00225355" w:rsidP="00225355"/>
    <w:p w14:paraId="1B52EC60" w14:textId="77777777" w:rsidR="00225355" w:rsidRDefault="00225355" w:rsidP="00225355"/>
    <w:p w14:paraId="3CC2B361" w14:textId="77777777" w:rsidR="00225355" w:rsidRDefault="00225355" w:rsidP="00225355"/>
    <w:p w14:paraId="0641415A" w14:textId="77777777" w:rsidR="00225355" w:rsidRDefault="00225355" w:rsidP="00225355"/>
    <w:p w14:paraId="6E1D8991" w14:textId="77777777" w:rsidR="00225355" w:rsidRDefault="00225355" w:rsidP="00225355"/>
    <w:p w14:paraId="13D864E0" w14:textId="77777777" w:rsidR="00225355" w:rsidRDefault="00225355" w:rsidP="00225355"/>
    <w:p w14:paraId="4BDA3459" w14:textId="77777777" w:rsidR="00225355" w:rsidRDefault="00225355" w:rsidP="00225355"/>
    <w:p w14:paraId="4CA98869" w14:textId="77777777" w:rsidR="00225355" w:rsidRDefault="00225355" w:rsidP="00225355"/>
    <w:p w14:paraId="05813ADC" w14:textId="77777777" w:rsidR="00225355" w:rsidRDefault="00225355" w:rsidP="00225355"/>
    <w:p w14:paraId="437D36CB" w14:textId="77777777" w:rsidR="00225355" w:rsidRDefault="00225355" w:rsidP="00225355"/>
    <w:p w14:paraId="1FB0F2DF" w14:textId="77777777" w:rsidR="00225355" w:rsidRDefault="00225355" w:rsidP="00225355"/>
    <w:p w14:paraId="68875714" w14:textId="77777777" w:rsidR="00225355" w:rsidRDefault="00225355" w:rsidP="00225355"/>
    <w:p w14:paraId="30E8BD16" w14:textId="77777777" w:rsidR="00225355" w:rsidRDefault="00225355" w:rsidP="00225355"/>
    <w:p w14:paraId="0EFC3F06" w14:textId="77777777" w:rsidR="00225355" w:rsidRDefault="00225355" w:rsidP="00225355"/>
    <w:p w14:paraId="7653E88F" w14:textId="77777777" w:rsidR="00225355" w:rsidRDefault="00225355" w:rsidP="00225355"/>
    <w:p w14:paraId="02F5603B" w14:textId="77777777" w:rsidR="00225355" w:rsidRDefault="00225355" w:rsidP="00225355"/>
    <w:p w14:paraId="4120C623" w14:textId="77777777" w:rsidR="00225355" w:rsidRDefault="00225355" w:rsidP="00225355"/>
    <w:p w14:paraId="2C4E685E" w14:textId="77777777" w:rsidR="00225355" w:rsidRDefault="00225355" w:rsidP="00225355"/>
    <w:p w14:paraId="10055C7C" w14:textId="77777777" w:rsidR="00225355" w:rsidRDefault="00225355" w:rsidP="00225355"/>
    <w:p w14:paraId="6EE202A3" w14:textId="2908D6C3" w:rsidR="00225355" w:rsidRDefault="007311BD" w:rsidP="00225355">
      <w:pPr>
        <w:pStyle w:val="IntenseQuote"/>
      </w:pPr>
      <w:r>
        <w:lastRenderedPageBreak/>
        <w:t>LIST OF FIGURES</w:t>
      </w:r>
    </w:p>
    <w:p w14:paraId="0C08D848" w14:textId="77777777" w:rsidR="000A73E9" w:rsidRDefault="000A73E9" w:rsidP="000A73E9"/>
    <w:p w14:paraId="12968EAA" w14:textId="77777777" w:rsidR="000A73E9" w:rsidRDefault="000A73E9" w:rsidP="000A73E9"/>
    <w:p w14:paraId="5379E8CC" w14:textId="77777777" w:rsidR="000A73E9" w:rsidRDefault="000A73E9" w:rsidP="000A73E9"/>
    <w:p w14:paraId="0E654820" w14:textId="77777777" w:rsidR="000A73E9" w:rsidRDefault="000A73E9" w:rsidP="000A73E9"/>
    <w:p w14:paraId="56970F3C" w14:textId="77777777" w:rsidR="000A73E9" w:rsidRDefault="000A73E9" w:rsidP="000A73E9"/>
    <w:p w14:paraId="656C8CB6" w14:textId="77777777" w:rsidR="000A73E9" w:rsidRDefault="000A73E9" w:rsidP="000A73E9"/>
    <w:p w14:paraId="284DA829" w14:textId="77777777" w:rsidR="000A73E9" w:rsidRDefault="000A73E9" w:rsidP="000A73E9"/>
    <w:p w14:paraId="0F9427B8" w14:textId="77777777" w:rsidR="000A73E9" w:rsidRDefault="000A73E9" w:rsidP="000A73E9"/>
    <w:p w14:paraId="2BC87F98" w14:textId="77777777" w:rsidR="000A73E9" w:rsidRDefault="000A73E9" w:rsidP="000A73E9"/>
    <w:p w14:paraId="68548246" w14:textId="77777777" w:rsidR="000A73E9" w:rsidRDefault="000A73E9" w:rsidP="000A73E9"/>
    <w:p w14:paraId="3967AC5B" w14:textId="77777777" w:rsidR="000A73E9" w:rsidRDefault="000A73E9" w:rsidP="000A73E9"/>
    <w:p w14:paraId="505F3AD5" w14:textId="77777777" w:rsidR="000A73E9" w:rsidRDefault="000A73E9" w:rsidP="000A73E9"/>
    <w:p w14:paraId="4FA8BFF2" w14:textId="77777777" w:rsidR="000A73E9" w:rsidRDefault="000A73E9" w:rsidP="000A73E9"/>
    <w:p w14:paraId="66BC4A33" w14:textId="77777777" w:rsidR="000A73E9" w:rsidRDefault="000A73E9" w:rsidP="000A73E9"/>
    <w:p w14:paraId="607373E7" w14:textId="77777777" w:rsidR="000A73E9" w:rsidRDefault="000A73E9" w:rsidP="000A73E9"/>
    <w:p w14:paraId="4D2DCCA9" w14:textId="77777777" w:rsidR="000A73E9" w:rsidRDefault="000A73E9" w:rsidP="000A73E9"/>
    <w:p w14:paraId="420D739F" w14:textId="77777777" w:rsidR="000A73E9" w:rsidRDefault="000A73E9" w:rsidP="000A73E9"/>
    <w:p w14:paraId="7EE61D45" w14:textId="77777777" w:rsidR="000A73E9" w:rsidRDefault="000A73E9" w:rsidP="000A73E9"/>
    <w:p w14:paraId="146333DE" w14:textId="77777777" w:rsidR="000A73E9" w:rsidRDefault="000A73E9" w:rsidP="000A73E9"/>
    <w:p w14:paraId="17C8AFB0" w14:textId="77777777" w:rsidR="000A73E9" w:rsidRDefault="000A73E9" w:rsidP="000A73E9"/>
    <w:p w14:paraId="30546F19" w14:textId="77777777" w:rsidR="000A73E9" w:rsidRDefault="000A73E9" w:rsidP="000A73E9"/>
    <w:p w14:paraId="7D790BC2" w14:textId="77777777" w:rsidR="000A73E9" w:rsidRDefault="000A73E9" w:rsidP="000A73E9"/>
    <w:p w14:paraId="50691955" w14:textId="77777777" w:rsidR="000A73E9" w:rsidRDefault="000A73E9" w:rsidP="000A73E9"/>
    <w:p w14:paraId="1FBD2E83" w14:textId="77777777" w:rsidR="000A73E9" w:rsidRDefault="000A73E9" w:rsidP="000A73E9"/>
    <w:p w14:paraId="2B9D94D5" w14:textId="3EAED89C" w:rsidR="000A73E9" w:rsidRDefault="000A73E9" w:rsidP="000A73E9">
      <w:pPr>
        <w:pStyle w:val="IntenseQuote"/>
      </w:pPr>
      <w:r>
        <w:lastRenderedPageBreak/>
        <w:t>LIST OF TABLES</w:t>
      </w:r>
    </w:p>
    <w:p w14:paraId="4B51F7FC" w14:textId="77777777" w:rsidR="000A73E9" w:rsidRDefault="000A73E9" w:rsidP="000A73E9"/>
    <w:p w14:paraId="72206180" w14:textId="77777777" w:rsidR="000A73E9" w:rsidRDefault="000A73E9" w:rsidP="000A73E9"/>
    <w:p w14:paraId="1E794CEE" w14:textId="77777777" w:rsidR="000A73E9" w:rsidRDefault="000A73E9" w:rsidP="000A73E9"/>
    <w:p w14:paraId="5B6735A3" w14:textId="77777777" w:rsidR="000A73E9" w:rsidRDefault="000A73E9" w:rsidP="000A73E9"/>
    <w:p w14:paraId="04A30C5A" w14:textId="77777777" w:rsidR="000A73E9" w:rsidRDefault="000A73E9" w:rsidP="000A73E9"/>
    <w:p w14:paraId="4F12E018" w14:textId="77777777" w:rsidR="000A73E9" w:rsidRDefault="000A73E9" w:rsidP="000A73E9"/>
    <w:p w14:paraId="085BB10E" w14:textId="77777777" w:rsidR="000A73E9" w:rsidRDefault="000A73E9" w:rsidP="000A73E9"/>
    <w:p w14:paraId="700896EB" w14:textId="77777777" w:rsidR="000A73E9" w:rsidRDefault="000A73E9" w:rsidP="000A73E9"/>
    <w:p w14:paraId="56A68FB0" w14:textId="77777777" w:rsidR="000A73E9" w:rsidRDefault="000A73E9" w:rsidP="000A73E9"/>
    <w:p w14:paraId="7FEB556A" w14:textId="77777777" w:rsidR="000A73E9" w:rsidRDefault="000A73E9" w:rsidP="000A73E9"/>
    <w:p w14:paraId="54B0A659" w14:textId="77777777" w:rsidR="000A73E9" w:rsidRDefault="000A73E9" w:rsidP="000A73E9"/>
    <w:p w14:paraId="18C9743E" w14:textId="77777777" w:rsidR="000A73E9" w:rsidRDefault="000A73E9" w:rsidP="000A73E9"/>
    <w:p w14:paraId="72BC299A" w14:textId="77777777" w:rsidR="000A73E9" w:rsidRDefault="000A73E9" w:rsidP="000A73E9"/>
    <w:p w14:paraId="64F3E8EB" w14:textId="77777777" w:rsidR="000A73E9" w:rsidRDefault="000A73E9" w:rsidP="000A73E9"/>
    <w:p w14:paraId="0DD70767" w14:textId="77777777" w:rsidR="000A73E9" w:rsidRDefault="000A73E9" w:rsidP="000A73E9"/>
    <w:p w14:paraId="78507D69" w14:textId="77777777" w:rsidR="000A73E9" w:rsidRDefault="000A73E9" w:rsidP="000A73E9"/>
    <w:p w14:paraId="6085C6B6" w14:textId="77777777" w:rsidR="000A73E9" w:rsidRDefault="000A73E9" w:rsidP="000A73E9"/>
    <w:p w14:paraId="38D96506" w14:textId="77777777" w:rsidR="000A73E9" w:rsidRDefault="000A73E9" w:rsidP="000A73E9"/>
    <w:p w14:paraId="748BD87B" w14:textId="77777777" w:rsidR="000A73E9" w:rsidRDefault="000A73E9" w:rsidP="000A73E9"/>
    <w:p w14:paraId="05C85FF2" w14:textId="77777777" w:rsidR="000A73E9" w:rsidRDefault="000A73E9" w:rsidP="000A73E9"/>
    <w:p w14:paraId="1A80BA71" w14:textId="77777777" w:rsidR="000A73E9" w:rsidRDefault="000A73E9" w:rsidP="000A73E9"/>
    <w:p w14:paraId="7B771824" w14:textId="77777777" w:rsidR="000A73E9" w:rsidRDefault="000A73E9" w:rsidP="000A73E9"/>
    <w:p w14:paraId="6E9140D6" w14:textId="77777777" w:rsidR="000A73E9" w:rsidRDefault="000A73E9" w:rsidP="000A73E9"/>
    <w:p w14:paraId="25BB282C" w14:textId="77777777" w:rsidR="000A73E9" w:rsidRDefault="000A73E9" w:rsidP="000A73E9"/>
    <w:p w14:paraId="7448EEFC" w14:textId="16107B3B" w:rsidR="000A73E9" w:rsidRDefault="000A73E9" w:rsidP="000A73E9">
      <w:pPr>
        <w:pStyle w:val="IntenseQuote"/>
      </w:pPr>
      <w:r>
        <w:lastRenderedPageBreak/>
        <w:t>GLOSSARY</w:t>
      </w:r>
    </w:p>
    <w:p w14:paraId="6B7460D1" w14:textId="77777777" w:rsidR="000A73E9" w:rsidRDefault="000A73E9" w:rsidP="000A73E9"/>
    <w:p w14:paraId="75E4E12F" w14:textId="77777777" w:rsidR="000A73E9" w:rsidRDefault="000A73E9" w:rsidP="000A73E9"/>
    <w:p w14:paraId="5606AFC7" w14:textId="77777777" w:rsidR="000A73E9" w:rsidRDefault="000A73E9" w:rsidP="000A73E9"/>
    <w:p w14:paraId="432627D2" w14:textId="77777777" w:rsidR="0041488A" w:rsidRDefault="0041488A" w:rsidP="000A73E9"/>
    <w:p w14:paraId="0B6A88EA" w14:textId="77777777" w:rsidR="0041488A" w:rsidRDefault="0041488A" w:rsidP="000A73E9"/>
    <w:p w14:paraId="26E38B20" w14:textId="77777777" w:rsidR="0041488A" w:rsidRDefault="0041488A" w:rsidP="000A73E9"/>
    <w:p w14:paraId="4A219CD8" w14:textId="77777777" w:rsidR="0041488A" w:rsidRDefault="0041488A" w:rsidP="000A73E9"/>
    <w:p w14:paraId="17184DE3" w14:textId="77777777" w:rsidR="0041488A" w:rsidRDefault="0041488A" w:rsidP="000A73E9"/>
    <w:p w14:paraId="74B32C02" w14:textId="77777777" w:rsidR="0041488A" w:rsidRDefault="0041488A" w:rsidP="000A73E9"/>
    <w:p w14:paraId="214C08AE" w14:textId="77777777" w:rsidR="0041488A" w:rsidRDefault="0041488A" w:rsidP="000A73E9"/>
    <w:p w14:paraId="7AE4A8F5" w14:textId="77777777" w:rsidR="0041488A" w:rsidRDefault="0041488A" w:rsidP="000A73E9"/>
    <w:p w14:paraId="002C450B" w14:textId="77777777" w:rsidR="0041488A" w:rsidRDefault="0041488A" w:rsidP="000A73E9"/>
    <w:p w14:paraId="5CF698DD" w14:textId="77777777" w:rsidR="0041488A" w:rsidRDefault="0041488A" w:rsidP="000A73E9"/>
    <w:p w14:paraId="41B1EA10" w14:textId="77777777" w:rsidR="0041488A" w:rsidRDefault="0041488A" w:rsidP="000A73E9"/>
    <w:p w14:paraId="393CE12A" w14:textId="77777777" w:rsidR="0041488A" w:rsidRDefault="0041488A" w:rsidP="000A73E9"/>
    <w:p w14:paraId="0BBFDB7F" w14:textId="77777777" w:rsidR="0041488A" w:rsidRDefault="0041488A" w:rsidP="000A73E9"/>
    <w:p w14:paraId="708B2603" w14:textId="77777777" w:rsidR="0041488A" w:rsidRDefault="0041488A" w:rsidP="000A73E9"/>
    <w:p w14:paraId="5F36792F" w14:textId="77777777" w:rsidR="0041488A" w:rsidRDefault="0041488A" w:rsidP="000A73E9"/>
    <w:p w14:paraId="26168F46" w14:textId="77777777" w:rsidR="0041488A" w:rsidRDefault="0041488A" w:rsidP="000A73E9"/>
    <w:p w14:paraId="29CDAA5A" w14:textId="77777777" w:rsidR="0041488A" w:rsidRDefault="0041488A" w:rsidP="000A73E9"/>
    <w:p w14:paraId="5987878E" w14:textId="77777777" w:rsidR="0041488A" w:rsidRDefault="0041488A" w:rsidP="000A73E9"/>
    <w:p w14:paraId="1C8B2B9B" w14:textId="77777777" w:rsidR="0041488A" w:rsidRDefault="0041488A" w:rsidP="000A73E9"/>
    <w:p w14:paraId="319CF5CB" w14:textId="77777777" w:rsidR="0041488A" w:rsidRDefault="0041488A" w:rsidP="000A73E9"/>
    <w:p w14:paraId="06E61247" w14:textId="329F1361" w:rsidR="0041488A" w:rsidRDefault="0041488A" w:rsidP="0041488A">
      <w:pPr>
        <w:pStyle w:val="IntenseQuote"/>
      </w:pPr>
      <w:r>
        <w:lastRenderedPageBreak/>
        <w:t>ABSTRACT</w:t>
      </w:r>
    </w:p>
    <w:p w14:paraId="02EC08F3" w14:textId="77777777" w:rsidR="00B92197" w:rsidRPr="00B92197" w:rsidRDefault="00B92197" w:rsidP="009A7FA8">
      <w:pPr>
        <w:spacing w:line="360" w:lineRule="auto"/>
        <w:ind w:firstLine="720"/>
      </w:pPr>
      <w:r w:rsidRPr="00B92197">
        <w:rPr>
          <w:b/>
          <w:bCs/>
        </w:rPr>
        <w:t>Small and Medium-sized Enterprises (SMEs)</w:t>
      </w:r>
      <w:r w:rsidRPr="00B92197">
        <w:t xml:space="preserve"> play a vital role in economic development but often struggle with managing their daily operations due to fragmented or manual management systems. This project focuses on the </w:t>
      </w:r>
      <w:r w:rsidRPr="00B92197">
        <w:rPr>
          <w:b/>
          <w:bCs/>
        </w:rPr>
        <w:t>design and implementation of a web-based Enterprise Resource Planning (ERP)</w:t>
      </w:r>
      <w:r w:rsidRPr="00B92197">
        <w:t xml:space="preserve"> system that centralizes essential business processes into a single platform.</w:t>
      </w:r>
    </w:p>
    <w:p w14:paraId="342006CE" w14:textId="77777777" w:rsidR="00B92197" w:rsidRPr="00B92197" w:rsidRDefault="00B92197" w:rsidP="009A7FA8">
      <w:pPr>
        <w:spacing w:line="360" w:lineRule="auto"/>
        <w:ind w:firstLine="720"/>
      </w:pPr>
      <w:r w:rsidRPr="00B92197">
        <w:t xml:space="preserve">The project was carried out during an internship at </w:t>
      </w:r>
      <w:r w:rsidRPr="00B92197">
        <w:rPr>
          <w:b/>
          <w:bCs/>
        </w:rPr>
        <w:t>BBIT</w:t>
      </w:r>
      <w:r w:rsidRPr="00B92197">
        <w:t xml:space="preserve">, where a modern ERP solution was developed to integrate several modules, including Employee Management, Attendance Management, Project Management, Task Management, Accounting, Customer Management, Quotation and Invoicing, Role and Permission Management, Automated Notifications, and a </w:t>
      </w:r>
      <w:r w:rsidRPr="00B92197">
        <w:rPr>
          <w:b/>
          <w:bCs/>
        </w:rPr>
        <w:t>Decision Support Dashboard</w:t>
      </w:r>
      <w:r w:rsidRPr="00B92197">
        <w:t xml:space="preserve"> with </w:t>
      </w:r>
      <w:r w:rsidRPr="00B92197">
        <w:rPr>
          <w:b/>
          <w:bCs/>
        </w:rPr>
        <w:t>Key Performance Indicators (KPIs)</w:t>
      </w:r>
      <w:r w:rsidRPr="00B92197">
        <w:t>.</w:t>
      </w:r>
    </w:p>
    <w:p w14:paraId="4BB1CCFA" w14:textId="77777777" w:rsidR="00B92197" w:rsidRPr="00B92197" w:rsidRDefault="00B92197" w:rsidP="009A7FA8">
      <w:pPr>
        <w:spacing w:line="360" w:lineRule="auto"/>
        <w:ind w:firstLine="720"/>
      </w:pPr>
      <w:r w:rsidRPr="00B92197">
        <w:t>The system was developed following standard software engineering practices, from requirements analysis to implementation and testing. The resulting application helps SMEs improve productivity, automate business processes, and make better decisions through centralized and real-time information.</w:t>
      </w:r>
    </w:p>
    <w:p w14:paraId="5D57D0DD" w14:textId="77777777" w:rsidR="00B92197" w:rsidRDefault="00B92197" w:rsidP="00B92197">
      <w:pPr>
        <w:spacing w:line="360" w:lineRule="auto"/>
      </w:pPr>
      <w:r w:rsidRPr="00B92197">
        <w:rPr>
          <w:b/>
          <w:bCs/>
        </w:rPr>
        <w:t>Keywords:</w:t>
      </w:r>
      <w:r w:rsidRPr="00B92197">
        <w:t xml:space="preserve"> </w:t>
      </w:r>
    </w:p>
    <w:p w14:paraId="7A3A9488" w14:textId="1E4B227C" w:rsidR="00B92197" w:rsidRDefault="00B92197" w:rsidP="00B92197">
      <w:pPr>
        <w:pStyle w:val="ListParagraph"/>
        <w:numPr>
          <w:ilvl w:val="0"/>
          <w:numId w:val="1"/>
        </w:numPr>
        <w:spacing w:line="360" w:lineRule="auto"/>
      </w:pPr>
      <w:r w:rsidRPr="00B92197">
        <w:rPr>
          <w:b/>
          <w:bCs/>
        </w:rPr>
        <w:t>ERP</w:t>
      </w:r>
      <w:r w:rsidR="004D30E0">
        <w:rPr>
          <w:b/>
          <w:bCs/>
        </w:rPr>
        <w:t>,</w:t>
      </w:r>
    </w:p>
    <w:p w14:paraId="0E59DE82" w14:textId="77777777" w:rsidR="00B92197" w:rsidRDefault="00B92197" w:rsidP="00B92197">
      <w:pPr>
        <w:pStyle w:val="ListParagraph"/>
        <w:numPr>
          <w:ilvl w:val="0"/>
          <w:numId w:val="1"/>
        </w:numPr>
        <w:spacing w:line="360" w:lineRule="auto"/>
      </w:pPr>
      <w:r w:rsidRPr="00B92197">
        <w:rPr>
          <w:b/>
          <w:bCs/>
        </w:rPr>
        <w:t>SMEs</w:t>
      </w:r>
      <w:r w:rsidRPr="00B92197">
        <w:t xml:space="preserve">, </w:t>
      </w:r>
    </w:p>
    <w:p w14:paraId="7CA3293D" w14:textId="77777777" w:rsidR="00B92197" w:rsidRDefault="00B92197" w:rsidP="00B92197">
      <w:pPr>
        <w:pStyle w:val="ListParagraph"/>
        <w:numPr>
          <w:ilvl w:val="0"/>
          <w:numId w:val="1"/>
        </w:numPr>
        <w:spacing w:line="360" w:lineRule="auto"/>
      </w:pPr>
      <w:r w:rsidRPr="00B92197">
        <w:rPr>
          <w:b/>
          <w:bCs/>
        </w:rPr>
        <w:t>Web Application</w:t>
      </w:r>
      <w:r w:rsidRPr="00B92197">
        <w:t xml:space="preserve">, </w:t>
      </w:r>
    </w:p>
    <w:p w14:paraId="24C11C64" w14:textId="77777777" w:rsidR="00B92197" w:rsidRDefault="00B92197" w:rsidP="00B92197">
      <w:pPr>
        <w:pStyle w:val="ListParagraph"/>
        <w:numPr>
          <w:ilvl w:val="0"/>
          <w:numId w:val="1"/>
        </w:numPr>
        <w:spacing w:line="360" w:lineRule="auto"/>
      </w:pPr>
      <w:r w:rsidRPr="00B92197">
        <w:rPr>
          <w:b/>
          <w:bCs/>
        </w:rPr>
        <w:t>Business Management</w:t>
      </w:r>
      <w:r w:rsidRPr="00B92197">
        <w:t xml:space="preserve">, </w:t>
      </w:r>
    </w:p>
    <w:p w14:paraId="6678A637" w14:textId="77777777" w:rsidR="00B92197" w:rsidRDefault="00B92197" w:rsidP="00B92197">
      <w:pPr>
        <w:pStyle w:val="ListParagraph"/>
        <w:numPr>
          <w:ilvl w:val="0"/>
          <w:numId w:val="1"/>
        </w:numPr>
        <w:spacing w:line="360" w:lineRule="auto"/>
      </w:pPr>
      <w:r w:rsidRPr="00B92197">
        <w:rPr>
          <w:b/>
          <w:bCs/>
        </w:rPr>
        <w:t>Information System</w:t>
      </w:r>
      <w:r w:rsidRPr="00B92197">
        <w:t xml:space="preserve">, </w:t>
      </w:r>
    </w:p>
    <w:p w14:paraId="7F116FE1" w14:textId="1F6AFD00" w:rsidR="00B92197" w:rsidRPr="00B92197" w:rsidRDefault="00B92197" w:rsidP="00B92197">
      <w:pPr>
        <w:pStyle w:val="ListParagraph"/>
        <w:numPr>
          <w:ilvl w:val="0"/>
          <w:numId w:val="1"/>
        </w:numPr>
        <w:spacing w:line="360" w:lineRule="auto"/>
      </w:pPr>
      <w:r w:rsidRPr="00B92197">
        <w:rPr>
          <w:b/>
          <w:bCs/>
        </w:rPr>
        <w:t>Dashboard</w:t>
      </w:r>
      <w:r w:rsidRPr="00B92197">
        <w:t>.</w:t>
      </w:r>
    </w:p>
    <w:p w14:paraId="7B827B95" w14:textId="77777777" w:rsidR="0041488A" w:rsidRDefault="0041488A" w:rsidP="00B92197"/>
    <w:p w14:paraId="4610A36D" w14:textId="77777777" w:rsidR="0041488A" w:rsidRDefault="0041488A" w:rsidP="0041488A"/>
    <w:p w14:paraId="42351F44" w14:textId="77777777" w:rsidR="0041488A" w:rsidRDefault="0041488A" w:rsidP="0041488A"/>
    <w:p w14:paraId="34048E9E" w14:textId="476EA852" w:rsidR="0041488A" w:rsidRPr="00B92197" w:rsidRDefault="00E835ED" w:rsidP="0041488A">
      <w:pPr>
        <w:pStyle w:val="IntenseQuote"/>
        <w:rPr>
          <w:lang w:val="fr-FR"/>
        </w:rPr>
      </w:pPr>
      <w:r w:rsidRPr="00B92197">
        <w:rPr>
          <w:lang w:val="fr-FR"/>
        </w:rPr>
        <w:lastRenderedPageBreak/>
        <w:t>RESUME</w:t>
      </w:r>
    </w:p>
    <w:p w14:paraId="3D17F078" w14:textId="77777777" w:rsidR="00B92197" w:rsidRPr="00B92197" w:rsidRDefault="00B92197" w:rsidP="009A7FA8">
      <w:pPr>
        <w:spacing w:line="360" w:lineRule="auto"/>
        <w:ind w:firstLine="720"/>
        <w:rPr>
          <w:lang w:val="fr-FR"/>
        </w:rPr>
      </w:pPr>
      <w:r w:rsidRPr="00B92197">
        <w:rPr>
          <w:lang w:val="fr-FR"/>
        </w:rPr>
        <w:t xml:space="preserve">Les </w:t>
      </w:r>
      <w:r w:rsidRPr="00B92197">
        <w:rPr>
          <w:b/>
          <w:bCs/>
          <w:lang w:val="fr-FR"/>
        </w:rPr>
        <w:t>Petites et Moyennes Entreprises (PME)</w:t>
      </w:r>
      <w:r w:rsidRPr="00B92197">
        <w:rPr>
          <w:lang w:val="fr-FR"/>
        </w:rPr>
        <w:t xml:space="preserve"> jouent un rôle important dans le développement économique, mais rencontrent souvent des difficultés dans la gestion de leurs activités en raison de systèmes de gestion manuels ou non intégrés. Ce projet porte sur la </w:t>
      </w:r>
      <w:r w:rsidRPr="00B92197">
        <w:rPr>
          <w:b/>
          <w:bCs/>
          <w:lang w:val="fr-FR"/>
        </w:rPr>
        <w:t>conception et le développement d'un système ERP accessible via une application web</w:t>
      </w:r>
      <w:r w:rsidRPr="00B92197">
        <w:rPr>
          <w:lang w:val="fr-FR"/>
        </w:rPr>
        <w:t>, permettant de centraliser les principales opérations de l'entreprise.</w:t>
      </w:r>
    </w:p>
    <w:p w14:paraId="5A70F074" w14:textId="77777777" w:rsidR="00B92197" w:rsidRPr="00B92197" w:rsidRDefault="00B92197" w:rsidP="009A7FA8">
      <w:pPr>
        <w:spacing w:line="360" w:lineRule="auto"/>
        <w:ind w:firstLine="720"/>
        <w:rPr>
          <w:lang w:val="fr-FR"/>
        </w:rPr>
      </w:pPr>
      <w:r w:rsidRPr="00B92197">
        <w:rPr>
          <w:lang w:val="fr-FR"/>
        </w:rPr>
        <w:t xml:space="preserve">Réalisé dans le cadre d'un stage au sein de </w:t>
      </w:r>
      <w:r w:rsidRPr="00B92197">
        <w:rPr>
          <w:b/>
          <w:bCs/>
          <w:lang w:val="fr-FR"/>
        </w:rPr>
        <w:t>BBIT</w:t>
      </w:r>
      <w:r w:rsidRPr="00B92197">
        <w:rPr>
          <w:lang w:val="fr-FR"/>
        </w:rPr>
        <w:t xml:space="preserve">, le projet intègre plusieurs modules, notamment la gestion des employés, des présences, des projets, des tâches, de la comptabilité, des clients, des devis et de la facturation, des rôles et permissions, des notifications automatiques, ainsi qu'un </w:t>
      </w:r>
      <w:r w:rsidRPr="00B92197">
        <w:rPr>
          <w:b/>
          <w:bCs/>
          <w:lang w:val="fr-FR"/>
        </w:rPr>
        <w:t>tableau de bord décisionnel</w:t>
      </w:r>
      <w:r w:rsidRPr="00B92197">
        <w:rPr>
          <w:lang w:val="fr-FR"/>
        </w:rPr>
        <w:t xml:space="preserve"> avec des </w:t>
      </w:r>
      <w:r w:rsidRPr="00B92197">
        <w:rPr>
          <w:b/>
          <w:bCs/>
          <w:lang w:val="fr-FR"/>
        </w:rPr>
        <w:t>indicateurs clés de performance (KPI)</w:t>
      </w:r>
      <w:r w:rsidRPr="00B92197">
        <w:rPr>
          <w:lang w:val="fr-FR"/>
        </w:rPr>
        <w:t>.</w:t>
      </w:r>
    </w:p>
    <w:p w14:paraId="39C56935" w14:textId="77777777" w:rsidR="00B92197" w:rsidRPr="00B92197" w:rsidRDefault="00B92197" w:rsidP="009A7FA8">
      <w:pPr>
        <w:spacing w:line="360" w:lineRule="auto"/>
        <w:ind w:firstLine="720"/>
        <w:rPr>
          <w:lang w:val="fr-FR"/>
        </w:rPr>
      </w:pPr>
      <w:r w:rsidRPr="00B92197">
        <w:rPr>
          <w:lang w:val="fr-FR"/>
        </w:rPr>
        <w:t>Le système a été développé selon une démarche classique de génie logiciel, allant de l'analyse des besoins jusqu'aux tests. La solution obtenue permet aux PME d'améliorer leur organisation, d'automatiser leurs processus et de faciliter la prise de décision grâce à des informations centralisées.</w:t>
      </w:r>
    </w:p>
    <w:p w14:paraId="766759B5" w14:textId="77777777" w:rsidR="00B92197" w:rsidRDefault="00B92197" w:rsidP="00F8635C">
      <w:pPr>
        <w:spacing w:line="360" w:lineRule="auto"/>
        <w:rPr>
          <w:lang w:val="fr-FR"/>
        </w:rPr>
      </w:pPr>
      <w:r w:rsidRPr="00B92197">
        <w:rPr>
          <w:b/>
          <w:bCs/>
          <w:lang w:val="fr-FR"/>
        </w:rPr>
        <w:t>Mots-clés :</w:t>
      </w:r>
      <w:r w:rsidRPr="00B92197">
        <w:rPr>
          <w:lang w:val="fr-FR"/>
        </w:rPr>
        <w:t xml:space="preserve"> </w:t>
      </w:r>
    </w:p>
    <w:p w14:paraId="21A5D3A9" w14:textId="5CB81D5B" w:rsidR="005D313E" w:rsidRDefault="00B92197" w:rsidP="00F8635C">
      <w:pPr>
        <w:pStyle w:val="ListParagraph"/>
        <w:numPr>
          <w:ilvl w:val="0"/>
          <w:numId w:val="2"/>
        </w:numPr>
        <w:spacing w:line="360" w:lineRule="auto"/>
        <w:rPr>
          <w:lang w:val="fr-FR"/>
        </w:rPr>
      </w:pPr>
      <w:r w:rsidRPr="00B92197">
        <w:rPr>
          <w:b/>
          <w:bCs/>
          <w:lang w:val="fr-FR"/>
        </w:rPr>
        <w:t>ERP</w:t>
      </w:r>
      <w:r w:rsidR="004D30E0">
        <w:rPr>
          <w:b/>
          <w:bCs/>
          <w:lang w:val="fr-FR"/>
        </w:rPr>
        <w:t>,</w:t>
      </w:r>
    </w:p>
    <w:p w14:paraId="6183A2C6" w14:textId="3510B337" w:rsidR="00B92197" w:rsidRDefault="00B92197" w:rsidP="00F8635C">
      <w:pPr>
        <w:pStyle w:val="ListParagraph"/>
        <w:numPr>
          <w:ilvl w:val="0"/>
          <w:numId w:val="2"/>
        </w:numPr>
        <w:spacing w:line="360" w:lineRule="auto"/>
        <w:rPr>
          <w:lang w:val="fr-FR"/>
        </w:rPr>
      </w:pPr>
      <w:r w:rsidRPr="00B92197">
        <w:rPr>
          <w:b/>
          <w:bCs/>
          <w:lang w:val="fr-FR"/>
        </w:rPr>
        <w:t>PME</w:t>
      </w:r>
      <w:r w:rsidR="004D30E0">
        <w:rPr>
          <w:lang w:val="fr-FR"/>
        </w:rPr>
        <w:t>,</w:t>
      </w:r>
    </w:p>
    <w:p w14:paraId="668857A6" w14:textId="77777777" w:rsidR="00B92197" w:rsidRDefault="00B92197" w:rsidP="00F8635C">
      <w:pPr>
        <w:pStyle w:val="ListParagraph"/>
        <w:numPr>
          <w:ilvl w:val="0"/>
          <w:numId w:val="2"/>
        </w:numPr>
        <w:spacing w:line="360" w:lineRule="auto"/>
        <w:rPr>
          <w:lang w:val="fr-FR"/>
        </w:rPr>
      </w:pPr>
      <w:r w:rsidRPr="00B92197">
        <w:rPr>
          <w:b/>
          <w:bCs/>
          <w:lang w:val="fr-FR"/>
        </w:rPr>
        <w:t>Application Web</w:t>
      </w:r>
      <w:r w:rsidRPr="00B92197">
        <w:rPr>
          <w:lang w:val="fr-FR"/>
        </w:rPr>
        <w:t xml:space="preserve">, </w:t>
      </w:r>
    </w:p>
    <w:p w14:paraId="287E4681" w14:textId="77777777" w:rsidR="00B92197" w:rsidRDefault="00B92197" w:rsidP="00F8635C">
      <w:pPr>
        <w:pStyle w:val="ListParagraph"/>
        <w:numPr>
          <w:ilvl w:val="0"/>
          <w:numId w:val="2"/>
        </w:numPr>
        <w:spacing w:line="360" w:lineRule="auto"/>
        <w:rPr>
          <w:lang w:val="fr-FR"/>
        </w:rPr>
      </w:pPr>
      <w:r w:rsidRPr="00B92197">
        <w:rPr>
          <w:b/>
          <w:bCs/>
          <w:lang w:val="fr-FR"/>
        </w:rPr>
        <w:t>Gestion d'Entreprise</w:t>
      </w:r>
      <w:r w:rsidRPr="00B92197">
        <w:rPr>
          <w:lang w:val="fr-FR"/>
        </w:rPr>
        <w:t xml:space="preserve">, </w:t>
      </w:r>
    </w:p>
    <w:p w14:paraId="7A548482" w14:textId="77777777" w:rsidR="00B92197" w:rsidRDefault="00B92197" w:rsidP="00F8635C">
      <w:pPr>
        <w:pStyle w:val="ListParagraph"/>
        <w:numPr>
          <w:ilvl w:val="0"/>
          <w:numId w:val="2"/>
        </w:numPr>
        <w:spacing w:line="360" w:lineRule="auto"/>
        <w:rPr>
          <w:lang w:val="fr-FR"/>
        </w:rPr>
      </w:pPr>
      <w:r w:rsidRPr="00B92197">
        <w:rPr>
          <w:b/>
          <w:bCs/>
          <w:lang w:val="fr-FR"/>
        </w:rPr>
        <w:t>Système d'Information</w:t>
      </w:r>
      <w:r w:rsidRPr="00B92197">
        <w:rPr>
          <w:lang w:val="fr-FR"/>
        </w:rPr>
        <w:t xml:space="preserve">, </w:t>
      </w:r>
    </w:p>
    <w:p w14:paraId="02057D45" w14:textId="4EA7EE28" w:rsidR="002F3267" w:rsidRPr="002071FF" w:rsidRDefault="00B92197" w:rsidP="00F8635C">
      <w:pPr>
        <w:pStyle w:val="ListParagraph"/>
        <w:numPr>
          <w:ilvl w:val="0"/>
          <w:numId w:val="2"/>
        </w:numPr>
        <w:spacing w:line="360" w:lineRule="auto"/>
        <w:rPr>
          <w:lang w:val="fr-FR"/>
        </w:rPr>
        <w:sectPr w:rsidR="002F3267" w:rsidRPr="002071FF" w:rsidSect="005E42B1">
          <w:type w:val="continuous"/>
          <w:pgSz w:w="12240" w:h="15840"/>
          <w:pgMar w:top="1440" w:right="1440" w:bottom="1440" w:left="1440" w:header="720" w:footer="432" w:gutter="0"/>
          <w:pgNumType w:fmt="lowerRoman"/>
          <w:cols w:space="720"/>
          <w:titlePg/>
          <w:docGrid w:linePitch="360"/>
        </w:sectPr>
      </w:pPr>
      <w:r w:rsidRPr="00B92197">
        <w:rPr>
          <w:b/>
          <w:bCs/>
          <w:lang w:val="fr-FR"/>
        </w:rPr>
        <w:t>Tableau de Bor</w:t>
      </w:r>
    </w:p>
    <w:p w14:paraId="18B98286" w14:textId="3A1CDD95" w:rsidR="00BB367B" w:rsidRPr="00530225" w:rsidRDefault="00530225" w:rsidP="00782741">
      <w:pPr>
        <w:pStyle w:val="IntenseQuote"/>
      </w:pPr>
      <w:r w:rsidRPr="00530225">
        <w:lastRenderedPageBreak/>
        <w:t xml:space="preserve">GENERAL </w:t>
      </w:r>
      <w:r w:rsidRPr="00782741">
        <w:t>INTRODUCTION</w:t>
      </w:r>
    </w:p>
    <w:p w14:paraId="508C3128" w14:textId="5E71FF66" w:rsidR="00530225" w:rsidRPr="00530225" w:rsidRDefault="00530225" w:rsidP="009A7FA8">
      <w:pPr>
        <w:spacing w:line="360" w:lineRule="auto"/>
        <w:ind w:firstLine="720"/>
      </w:pPr>
      <w:r w:rsidRPr="00530225">
        <w:t xml:space="preserve">Digital technologies have become essential for improving business efficiency and competitiveness. Today, many organizations rely on </w:t>
      </w:r>
      <w:r w:rsidRPr="00530225">
        <w:rPr>
          <w:b/>
          <w:bCs/>
        </w:rPr>
        <w:t>Enterprise Resource Planning (ERP)</w:t>
      </w:r>
      <w:r w:rsidRPr="00530225">
        <w:t xml:space="preserve"> systems to integrate and manage their business operations. However, many </w:t>
      </w:r>
      <w:r w:rsidRPr="00530225">
        <w:rPr>
          <w:b/>
          <w:bCs/>
        </w:rPr>
        <w:t>Small and Medium-sized Enterprises (SMEs)</w:t>
      </w:r>
      <w:r w:rsidRPr="00530225">
        <w:t xml:space="preserve"> still use manual methods or separate applications, resulting in inefficient workflows and poor data </w:t>
      </w:r>
      <w:r w:rsidR="00AC4563" w:rsidRPr="00530225">
        <w:t>management. The</w:t>
      </w:r>
      <w:r w:rsidRPr="00530225">
        <w:t xml:space="preserve"> main objective is to provide SMEs with a simple, modern, and integrated solution that improves productivity, facilitates collaboration, and supports informed decision-making.</w:t>
      </w:r>
    </w:p>
    <w:p w14:paraId="2D469EC7" w14:textId="77777777" w:rsidR="00530225" w:rsidRPr="00530225" w:rsidRDefault="00530225" w:rsidP="00FA2629">
      <w:pPr>
        <w:spacing w:line="360" w:lineRule="auto"/>
      </w:pPr>
      <w:r w:rsidRPr="00530225">
        <w:t xml:space="preserve">This report is divided into </w:t>
      </w:r>
      <w:r w:rsidRPr="00530225">
        <w:rPr>
          <w:b/>
          <w:bCs/>
        </w:rPr>
        <w:t>two main parts</w:t>
      </w:r>
      <w:r w:rsidRPr="00530225">
        <w:t>:</w:t>
      </w:r>
    </w:p>
    <w:p w14:paraId="4F9E8E08" w14:textId="0D632B64" w:rsidR="00D31984" w:rsidRPr="005400DC" w:rsidRDefault="00530225" w:rsidP="00FA2629">
      <w:pPr>
        <w:spacing w:line="360" w:lineRule="auto"/>
        <w:rPr>
          <w:rStyle w:val="IntenseReference"/>
        </w:rPr>
      </w:pPr>
      <w:r w:rsidRPr="005400DC">
        <w:rPr>
          <w:rStyle w:val="IntenseReference"/>
        </w:rPr>
        <w:t>PART I – INSERTION PHASE</w:t>
      </w:r>
    </w:p>
    <w:p w14:paraId="5F102115" w14:textId="77777777" w:rsidR="00530225" w:rsidRPr="00530225" w:rsidRDefault="00530225" w:rsidP="00FA2629">
      <w:pPr>
        <w:spacing w:line="360" w:lineRule="auto"/>
      </w:pPr>
      <w:r w:rsidRPr="00530225">
        <w:t xml:space="preserve">This part presents </w:t>
      </w:r>
      <w:r w:rsidRPr="00530225">
        <w:rPr>
          <w:b/>
          <w:bCs/>
        </w:rPr>
        <w:t>BBIT</w:t>
      </w:r>
      <w:r w:rsidRPr="00530225">
        <w:t>, the host company, its activities, organizational structure, and the internship environment. It also describes the tasks performed and the professional experience gained during the internship.</w:t>
      </w:r>
    </w:p>
    <w:p w14:paraId="08D21C9E" w14:textId="77777777" w:rsidR="00530225" w:rsidRPr="00AB64F7" w:rsidRDefault="00530225" w:rsidP="00FA2629">
      <w:pPr>
        <w:spacing w:line="360" w:lineRule="auto"/>
        <w:rPr>
          <w:rStyle w:val="IntenseReference"/>
        </w:rPr>
      </w:pPr>
      <w:r w:rsidRPr="00AB64F7">
        <w:rPr>
          <w:rStyle w:val="IntenseReference"/>
        </w:rPr>
        <w:t>PART II – TECHNICAL PHASE</w:t>
      </w:r>
    </w:p>
    <w:p w14:paraId="7FA081C8" w14:textId="77777777" w:rsidR="00530225" w:rsidRPr="00530225" w:rsidRDefault="00530225" w:rsidP="00FA2629">
      <w:pPr>
        <w:spacing w:line="360" w:lineRule="auto"/>
      </w:pPr>
      <w:r w:rsidRPr="00530225">
        <w:t>This part focuses on the technical development of the project and is organized as follows:</w:t>
      </w:r>
    </w:p>
    <w:p w14:paraId="4B9FD230" w14:textId="5F2642A0" w:rsidR="00530225" w:rsidRPr="00530225" w:rsidRDefault="00530225" w:rsidP="00FA2629">
      <w:pPr>
        <w:numPr>
          <w:ilvl w:val="0"/>
          <w:numId w:val="3"/>
        </w:numPr>
        <w:spacing w:line="360" w:lineRule="auto"/>
      </w:pPr>
      <w:r w:rsidRPr="00530225">
        <w:rPr>
          <w:b/>
          <w:bCs/>
        </w:rPr>
        <w:t>A. Existing System</w:t>
      </w:r>
    </w:p>
    <w:p w14:paraId="4D4F5114" w14:textId="4FA6C3F2" w:rsidR="00530225" w:rsidRPr="00530225" w:rsidRDefault="00530225" w:rsidP="00FA2629">
      <w:pPr>
        <w:numPr>
          <w:ilvl w:val="0"/>
          <w:numId w:val="3"/>
        </w:numPr>
        <w:spacing w:line="360" w:lineRule="auto"/>
      </w:pPr>
      <w:r w:rsidRPr="00530225">
        <w:rPr>
          <w:b/>
          <w:bCs/>
        </w:rPr>
        <w:t>B. Specification</w:t>
      </w:r>
      <w:r w:rsidR="00B30A77">
        <w:rPr>
          <w:b/>
          <w:bCs/>
        </w:rPr>
        <w:t xml:space="preserve"> </w:t>
      </w:r>
      <w:r w:rsidR="00C54A7B">
        <w:rPr>
          <w:b/>
          <w:bCs/>
        </w:rPr>
        <w:t>Book</w:t>
      </w:r>
    </w:p>
    <w:p w14:paraId="76E65DB4" w14:textId="6E3A9EFE" w:rsidR="00530225" w:rsidRPr="00530225" w:rsidRDefault="00530225" w:rsidP="00FA2629">
      <w:pPr>
        <w:numPr>
          <w:ilvl w:val="0"/>
          <w:numId w:val="3"/>
        </w:numPr>
        <w:spacing w:line="360" w:lineRule="auto"/>
      </w:pPr>
      <w:r w:rsidRPr="00530225">
        <w:rPr>
          <w:b/>
          <w:bCs/>
        </w:rPr>
        <w:t xml:space="preserve">C. </w:t>
      </w:r>
      <w:r w:rsidR="00C54A7B">
        <w:rPr>
          <w:b/>
          <w:bCs/>
        </w:rPr>
        <w:t>Analysis Book</w:t>
      </w:r>
    </w:p>
    <w:p w14:paraId="69755BB8" w14:textId="5752491F" w:rsidR="00710D18" w:rsidRPr="00530225" w:rsidRDefault="00530225" w:rsidP="009A7FA8">
      <w:pPr>
        <w:numPr>
          <w:ilvl w:val="0"/>
          <w:numId w:val="3"/>
        </w:numPr>
        <w:spacing w:line="360" w:lineRule="auto"/>
      </w:pPr>
      <w:r w:rsidRPr="00530225">
        <w:rPr>
          <w:b/>
          <w:bCs/>
        </w:rPr>
        <w:t xml:space="preserve">D. </w:t>
      </w:r>
      <w:r w:rsidR="00C54A7B">
        <w:rPr>
          <w:b/>
          <w:bCs/>
        </w:rPr>
        <w:t>Design phase</w:t>
      </w:r>
    </w:p>
    <w:p w14:paraId="382CD2B5" w14:textId="5207F11F" w:rsidR="00530225" w:rsidRPr="00530225" w:rsidRDefault="00530225" w:rsidP="00FA2629">
      <w:pPr>
        <w:numPr>
          <w:ilvl w:val="0"/>
          <w:numId w:val="3"/>
        </w:numPr>
        <w:spacing w:line="360" w:lineRule="auto"/>
      </w:pPr>
      <w:r w:rsidRPr="00530225">
        <w:rPr>
          <w:b/>
          <w:bCs/>
        </w:rPr>
        <w:t>E. Deployment</w:t>
      </w:r>
    </w:p>
    <w:p w14:paraId="2A9C41F2" w14:textId="1FB698DE" w:rsidR="00530225" w:rsidRPr="00530225" w:rsidRDefault="00530225" w:rsidP="00FA2629">
      <w:pPr>
        <w:numPr>
          <w:ilvl w:val="0"/>
          <w:numId w:val="3"/>
        </w:numPr>
        <w:spacing w:line="360" w:lineRule="auto"/>
      </w:pPr>
      <w:r w:rsidRPr="00530225">
        <w:rPr>
          <w:b/>
          <w:bCs/>
        </w:rPr>
        <w:t xml:space="preserve">F. </w:t>
      </w:r>
      <w:r w:rsidR="00CA2273">
        <w:rPr>
          <w:b/>
          <w:bCs/>
        </w:rPr>
        <w:t>Test of functionalities</w:t>
      </w:r>
    </w:p>
    <w:p w14:paraId="2122CEEB" w14:textId="6B356144" w:rsidR="00BB367B" w:rsidRPr="00530225" w:rsidRDefault="00530225" w:rsidP="00B92197">
      <w:pPr>
        <w:numPr>
          <w:ilvl w:val="0"/>
          <w:numId w:val="3"/>
        </w:numPr>
        <w:spacing w:line="360" w:lineRule="auto"/>
      </w:pPr>
      <w:r w:rsidRPr="00530225">
        <w:rPr>
          <w:b/>
          <w:bCs/>
        </w:rPr>
        <w:t>G. User Guide</w:t>
      </w:r>
    </w:p>
    <w:p w14:paraId="250998A1" w14:textId="77777777" w:rsidR="003D683C" w:rsidRDefault="003D683C" w:rsidP="00C14F5E"/>
    <w:p w14:paraId="036514B9" w14:textId="77777777" w:rsidR="003D683C" w:rsidRDefault="003D683C" w:rsidP="00C14F5E"/>
    <w:p w14:paraId="2D1C10F9" w14:textId="77777777" w:rsidR="003D683C" w:rsidRDefault="003D683C" w:rsidP="00C14F5E"/>
    <w:p w14:paraId="0199C4F5" w14:textId="77777777" w:rsidR="003D683C" w:rsidRPr="00C14F5E" w:rsidRDefault="003D683C" w:rsidP="00C14F5E"/>
    <w:p w14:paraId="1C70AE66" w14:textId="4B9781DF" w:rsidR="00C14F5E" w:rsidRPr="00C14F5E" w:rsidRDefault="00C14F5E" w:rsidP="00C14F5E"/>
    <w:p w14:paraId="73D5EF3D" w14:textId="6A475AD0" w:rsidR="00C14F5E" w:rsidRPr="00C14F5E" w:rsidRDefault="00C14F5E" w:rsidP="00C14F5E"/>
    <w:p w14:paraId="6E00FDF3" w14:textId="0158AE89" w:rsidR="00C14F5E" w:rsidRPr="00C14F5E" w:rsidRDefault="00C14F5E" w:rsidP="00C14F5E"/>
    <w:p w14:paraId="2D4A73D9" w14:textId="757D09D6" w:rsidR="00C14F5E" w:rsidRPr="00C14F5E" w:rsidRDefault="00C14F5E" w:rsidP="00C14F5E"/>
    <w:p w14:paraId="06F74B6E" w14:textId="3E074645" w:rsidR="00C14F5E" w:rsidRPr="00C14F5E" w:rsidRDefault="00C14F5E" w:rsidP="00C14F5E"/>
    <w:p w14:paraId="0B8057E5" w14:textId="729F05A0" w:rsidR="00C14F5E" w:rsidRPr="00C14F5E" w:rsidRDefault="00C14F5E" w:rsidP="00C14F5E"/>
    <w:p w14:paraId="2A0B2FAE" w14:textId="1AB422E9" w:rsidR="00C14F5E" w:rsidRPr="00C14F5E" w:rsidRDefault="00C14F5E" w:rsidP="00C14F5E"/>
    <w:p w14:paraId="1004DC23" w14:textId="0BAC01A4" w:rsidR="00C14F5E" w:rsidRPr="00C14F5E" w:rsidRDefault="00D31984" w:rsidP="00C14F5E">
      <w:r>
        <w:rPr>
          <w:noProof/>
        </w:rPr>
        <mc:AlternateContent>
          <mc:Choice Requires="wps">
            <w:drawing>
              <wp:anchor distT="0" distB="0" distL="114300" distR="114300" simplePos="0" relativeHeight="251658251" behindDoc="0" locked="0" layoutInCell="1" allowOverlap="1" wp14:anchorId="7ABBBE32" wp14:editId="60C79E82">
                <wp:simplePos x="0" y="0"/>
                <wp:positionH relativeFrom="margin">
                  <wp:align>center</wp:align>
                </wp:positionH>
                <wp:positionV relativeFrom="paragraph">
                  <wp:posOffset>160655</wp:posOffset>
                </wp:positionV>
                <wp:extent cx="4488873" cy="1814945"/>
                <wp:effectExtent l="114300" t="76200" r="26035" b="71120"/>
                <wp:wrapNone/>
                <wp:docPr id="1300892501" name="Arrow: Pentagon 16"/>
                <wp:cNvGraphicFramePr/>
                <a:graphic xmlns:a="http://schemas.openxmlformats.org/drawingml/2006/main">
                  <a:graphicData uri="http://schemas.microsoft.com/office/word/2010/wordprocessingShape">
                    <wps:wsp>
                      <wps:cNvSpPr/>
                      <wps:spPr>
                        <a:xfrm>
                          <a:off x="0" y="0"/>
                          <a:ext cx="4488873" cy="1814945"/>
                        </a:xfrm>
                        <a:custGeom>
                          <a:avLst/>
                          <a:gdLst>
                            <a:gd name="csX0" fmla="*/ 0 w 4488873"/>
                            <a:gd name="csY0" fmla="*/ 0 h 1814945"/>
                            <a:gd name="csX1" fmla="*/ 3581401 w 4488873"/>
                            <a:gd name="csY1" fmla="*/ 0 h 1814945"/>
                            <a:gd name="csX2" fmla="*/ 4488873 w 4488873"/>
                            <a:gd name="csY2" fmla="*/ 907473 h 1814945"/>
                            <a:gd name="csX3" fmla="*/ 3581401 w 4488873"/>
                            <a:gd name="csY3" fmla="*/ 1814945 h 1814945"/>
                            <a:gd name="csX4" fmla="*/ 0 w 4488873"/>
                            <a:gd name="csY4" fmla="*/ 1814945 h 1814945"/>
                            <a:gd name="csX5" fmla="*/ 0 w 4488873"/>
                            <a:gd name="csY5" fmla="*/ 0 h 1814945"/>
                          </a:gdLst>
                          <a:ahLst/>
                          <a:cxnLst>
                            <a:cxn ang="0">
                              <a:pos x="csX0" y="csY0"/>
                            </a:cxn>
                            <a:cxn ang="0">
                              <a:pos x="csX1" y="csY1"/>
                            </a:cxn>
                            <a:cxn ang="0">
                              <a:pos x="csX2" y="csY2"/>
                            </a:cxn>
                            <a:cxn ang="0">
                              <a:pos x="csX3" y="csY3"/>
                            </a:cxn>
                            <a:cxn ang="0">
                              <a:pos x="csX4" y="csY4"/>
                            </a:cxn>
                            <a:cxn ang="0">
                              <a:pos x="csX5" y="csY5"/>
                            </a:cxn>
                          </a:cxnLst>
                          <a:rect l="l" t="t" r="r" b="b"/>
                          <a:pathLst>
                            <a:path w="4488873" h="1814945" fill="none" extrusionOk="0">
                              <a:moveTo>
                                <a:pt x="0" y="0"/>
                              </a:moveTo>
                              <a:cubicBezTo>
                                <a:pt x="890480" y="114589"/>
                                <a:pt x="1799598" y="87434"/>
                                <a:pt x="3581401" y="0"/>
                              </a:cubicBezTo>
                              <a:cubicBezTo>
                                <a:pt x="3686119" y="90518"/>
                                <a:pt x="4112921" y="423508"/>
                                <a:pt x="4488873" y="907473"/>
                              </a:cubicBezTo>
                              <a:cubicBezTo>
                                <a:pt x="4290696" y="1009243"/>
                                <a:pt x="3995185" y="1511222"/>
                                <a:pt x="3581401" y="1814945"/>
                              </a:cubicBezTo>
                              <a:cubicBezTo>
                                <a:pt x="3125383" y="1770646"/>
                                <a:pt x="1046385" y="1961555"/>
                                <a:pt x="0" y="1814945"/>
                              </a:cubicBezTo>
                              <a:cubicBezTo>
                                <a:pt x="-142451" y="959850"/>
                                <a:pt x="-148211" y="506324"/>
                                <a:pt x="0" y="0"/>
                              </a:cubicBezTo>
                              <a:close/>
                            </a:path>
                            <a:path w="4488873" h="1814945" stroke="0" extrusionOk="0">
                              <a:moveTo>
                                <a:pt x="0" y="0"/>
                              </a:moveTo>
                              <a:cubicBezTo>
                                <a:pt x="1547093" y="-58898"/>
                                <a:pt x="2360384" y="-156871"/>
                                <a:pt x="3581401" y="0"/>
                              </a:cubicBezTo>
                              <a:cubicBezTo>
                                <a:pt x="3923024" y="374293"/>
                                <a:pt x="4383549" y="782816"/>
                                <a:pt x="4488873" y="907473"/>
                              </a:cubicBezTo>
                              <a:cubicBezTo>
                                <a:pt x="4311969" y="1149574"/>
                                <a:pt x="3878096" y="1450162"/>
                                <a:pt x="3581401" y="1814945"/>
                              </a:cubicBezTo>
                              <a:cubicBezTo>
                                <a:pt x="2999229" y="1700114"/>
                                <a:pt x="1770181" y="1728625"/>
                                <a:pt x="0" y="1814945"/>
                              </a:cubicBezTo>
                              <a:cubicBezTo>
                                <a:pt x="131669" y="1555637"/>
                                <a:pt x="-76323" y="239536"/>
                                <a:pt x="0" y="0"/>
                              </a:cubicBezTo>
                              <a:close/>
                            </a:path>
                          </a:pathLst>
                        </a:custGeom>
                        <a:ln>
                          <a:extLst>
                            <a:ext uri="{C807C97D-BFC1-408E-A445-0C87EB9F89A2}">
                              <ask:lineSketchStyleProps xmlns:ask="http://schemas.microsoft.com/office/drawing/2018/sketchyshapes" sd="2294633429">
                                <a:prstGeom prst="homePlate">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22BC3D1" w14:textId="7951390B" w:rsidR="001748F2" w:rsidRPr="00C14F5E" w:rsidRDefault="001748F2" w:rsidP="001748F2">
                            <w:pPr>
                              <w:jc w:val="center"/>
                              <w:rPr>
                                <w:b/>
                                <w:bCs/>
                                <w:sz w:val="40"/>
                                <w:szCs w:val="40"/>
                              </w:rPr>
                            </w:pPr>
                            <w:r w:rsidRPr="00C14F5E">
                              <w:rPr>
                                <w:b/>
                                <w:bCs/>
                                <w:sz w:val="40"/>
                                <w:szCs w:val="40"/>
                              </w:rPr>
                              <w:t>PART I: INSERTION 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BBBE3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6" o:spid="_x0000_s1035" type="#_x0000_t15" style="position:absolute;left:0;text-align:left;margin-left:0;margin-top:12.65pt;width:353.45pt;height:142.9pt;z-index:251658251;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" adj="17233" fillcolor="#3494ba [3204]" strokecolor="#07151b [484]" strokeweight="1pt">
                <v:textbox>
                  <w:txbxContent>
                    <w:p w14:paraId="722BC3D1" w14:textId="7951390B" w:rsidR="001748F2" w:rsidRPr="00C14F5E" w:rsidRDefault="001748F2" w:rsidP="001748F2">
                      <w:pPr>
                        <w:jc w:val="center"/>
                        <w:rPr>
                          <w:b/>
                          <w:bCs/>
                          <w:sz w:val="40"/>
                          <w:szCs w:val="40"/>
                        </w:rPr>
                      </w:pPr>
                      <w:r w:rsidRPr="00C14F5E">
                        <w:rPr>
                          <w:b/>
                          <w:bCs/>
                          <w:sz w:val="40"/>
                          <w:szCs w:val="40"/>
                        </w:rPr>
                        <w:t>PART I: INSERTION PHASE</w:t>
                      </w:r>
                    </w:p>
                  </w:txbxContent>
                </v:textbox>
                <w10:wrap anchorx="margin"/>
              </v:shape>
            </w:pict>
          </mc:Fallback>
        </mc:AlternateContent>
      </w:r>
    </w:p>
    <w:p w14:paraId="6A685C76" w14:textId="504EC3AE" w:rsidR="00C14F5E" w:rsidRPr="00C14F5E" w:rsidRDefault="00C14F5E" w:rsidP="00C14F5E"/>
    <w:p w14:paraId="3A6DE85D" w14:textId="0C93C329" w:rsidR="00C14F5E" w:rsidRPr="00C14F5E" w:rsidRDefault="00C14F5E" w:rsidP="00C14F5E"/>
    <w:p w14:paraId="0B150F9E" w14:textId="5B5BCC12" w:rsidR="00C14F5E" w:rsidRPr="00C14F5E" w:rsidRDefault="00C14F5E" w:rsidP="00C14F5E"/>
    <w:p w14:paraId="5054D21F" w14:textId="69B3574B" w:rsidR="00C14F5E" w:rsidRPr="00C14F5E" w:rsidRDefault="00C14F5E" w:rsidP="00C14F5E"/>
    <w:p w14:paraId="6992547C" w14:textId="033DE3CE" w:rsidR="00C14F5E" w:rsidRPr="00C14F5E" w:rsidRDefault="00C14F5E" w:rsidP="00C14F5E"/>
    <w:p w14:paraId="3B92F512" w14:textId="0836543B" w:rsidR="00C14F5E" w:rsidRPr="00C14F5E" w:rsidRDefault="00C14F5E" w:rsidP="00C14F5E"/>
    <w:p w14:paraId="500BA58E" w14:textId="28164B41" w:rsidR="00C14F5E" w:rsidRDefault="00C14F5E" w:rsidP="00C14F5E"/>
    <w:p w14:paraId="14BD8D01" w14:textId="77777777" w:rsidR="00C14F5E" w:rsidRPr="00C14F5E" w:rsidRDefault="00C14F5E" w:rsidP="00C14F5E"/>
    <w:p w14:paraId="4687166C" w14:textId="77777777" w:rsidR="00C14F5E" w:rsidRDefault="00C14F5E" w:rsidP="00C14F5E"/>
    <w:p w14:paraId="46F8AFD4" w14:textId="77777777" w:rsidR="00C14F5E" w:rsidRDefault="00C14F5E" w:rsidP="00C14F5E"/>
    <w:p w14:paraId="7C1D9DCE" w14:textId="77777777" w:rsidR="00C14F5E" w:rsidRDefault="00C14F5E" w:rsidP="00C14F5E">
      <w:pPr>
        <w:jc w:val="center"/>
      </w:pPr>
    </w:p>
    <w:p w14:paraId="71CB6796" w14:textId="77777777" w:rsidR="00C14F5E" w:rsidRDefault="00C14F5E" w:rsidP="00C14F5E">
      <w:pPr>
        <w:jc w:val="center"/>
      </w:pPr>
    </w:p>
    <w:p w14:paraId="13B57FBA" w14:textId="77777777" w:rsidR="00C14F5E" w:rsidRDefault="00C14F5E" w:rsidP="00C14F5E">
      <w:pPr>
        <w:jc w:val="center"/>
      </w:pPr>
    </w:p>
    <w:p w14:paraId="3A4BC03A" w14:textId="77777777" w:rsidR="00C14F5E" w:rsidRDefault="00C14F5E" w:rsidP="00C14F5E">
      <w:pPr>
        <w:jc w:val="center"/>
      </w:pPr>
    </w:p>
    <w:p w14:paraId="161A856F" w14:textId="77777777" w:rsidR="00C14F5E" w:rsidRDefault="00C14F5E" w:rsidP="009F4B5E"/>
    <w:p w14:paraId="3FDB2231" w14:textId="77777777" w:rsidR="009F4B5E" w:rsidRDefault="009F4B5E" w:rsidP="009F4B5E"/>
    <w:p w14:paraId="36EC5DA8" w14:textId="79D69C2A" w:rsidR="009F4B5E" w:rsidRDefault="00997636" w:rsidP="00997636">
      <w:pPr>
        <w:pStyle w:val="Style1"/>
      </w:pPr>
      <w:r w:rsidRPr="00997636">
        <w:lastRenderedPageBreak/>
        <w:t>Preamble</w:t>
      </w:r>
    </w:p>
    <w:p w14:paraId="1041742D" w14:textId="1E249D58" w:rsidR="008E4E14" w:rsidRDefault="008E4E14" w:rsidP="00FA2629">
      <w:pPr>
        <w:spacing w:line="360" w:lineRule="auto"/>
      </w:pPr>
      <w:r>
        <w:tab/>
        <w:t xml:space="preserve">This section of the report will cover details of how we were welcomed in the host company, presentation, </w:t>
      </w:r>
      <w:r w:rsidR="001174CF">
        <w:t>organization brief introduction to our project.</w:t>
      </w:r>
    </w:p>
    <w:p w14:paraId="2346C76A" w14:textId="57499A04" w:rsidR="001174CF" w:rsidRDefault="001174CF" w:rsidP="001174CF">
      <w:pPr>
        <w:pStyle w:val="Style1"/>
      </w:pPr>
      <w:r>
        <w:t>Content overview</w:t>
      </w:r>
    </w:p>
    <w:p w14:paraId="049AD4B9" w14:textId="3DA66B23" w:rsidR="00686561" w:rsidRDefault="001774E2" w:rsidP="00686561">
      <w:r>
        <w:rPr>
          <w:noProof/>
        </w:rPr>
        <mc:AlternateContent>
          <mc:Choice Requires="wps">
            <w:drawing>
              <wp:anchor distT="0" distB="0" distL="114300" distR="114300" simplePos="0" relativeHeight="251658252" behindDoc="0" locked="0" layoutInCell="1" allowOverlap="1" wp14:anchorId="6C1DCEA6" wp14:editId="441D32B8">
                <wp:simplePos x="0" y="0"/>
                <wp:positionH relativeFrom="margin">
                  <wp:align>right</wp:align>
                </wp:positionH>
                <wp:positionV relativeFrom="paragraph">
                  <wp:posOffset>386080</wp:posOffset>
                </wp:positionV>
                <wp:extent cx="6057900" cy="5054600"/>
                <wp:effectExtent l="0" t="19050" r="38100" b="127000"/>
                <wp:wrapNone/>
                <wp:docPr id="1415406399"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9FA06E9" w14:textId="4FEFA993" w:rsidR="00C47E6A" w:rsidRDefault="00C47E6A" w:rsidP="0080423B">
                            <w:pPr>
                              <w:pStyle w:val="Content"/>
                              <w:spacing w:line="360" w:lineRule="auto"/>
                            </w:pPr>
                            <w:r>
                              <w:t>I</w:t>
                            </w:r>
                            <w:r w:rsidR="00D834EA">
                              <w:t>NTRODUCTION</w:t>
                            </w:r>
                          </w:p>
                          <w:p w14:paraId="45AB6403" w14:textId="44CD5C68" w:rsidR="00D834EA" w:rsidRPr="001774E2" w:rsidRDefault="003F0080" w:rsidP="0080423B">
                            <w:pPr>
                              <w:pStyle w:val="Content"/>
                              <w:numPr>
                                <w:ilvl w:val="0"/>
                                <w:numId w:val="4"/>
                              </w:numPr>
                              <w:spacing w:line="360" w:lineRule="auto"/>
                              <w:rPr>
                                <w:b w:val="0"/>
                                <w:bCs/>
                              </w:rPr>
                            </w:pPr>
                            <w:r w:rsidRPr="001774E2">
                              <w:rPr>
                                <w:b w:val="0"/>
                                <w:bCs/>
                              </w:rPr>
                              <w:t>WELCOME AND INSERTION</w:t>
                            </w:r>
                          </w:p>
                          <w:p w14:paraId="73E576D8" w14:textId="024B9938" w:rsidR="003F0080" w:rsidRPr="001774E2" w:rsidRDefault="003F0080" w:rsidP="0080423B">
                            <w:pPr>
                              <w:pStyle w:val="Content"/>
                              <w:numPr>
                                <w:ilvl w:val="0"/>
                                <w:numId w:val="4"/>
                              </w:numPr>
                              <w:spacing w:line="360" w:lineRule="auto"/>
                              <w:rPr>
                                <w:b w:val="0"/>
                                <w:bCs/>
                              </w:rPr>
                            </w:pPr>
                            <w:r w:rsidRPr="001774E2">
                              <w:rPr>
                                <w:b w:val="0"/>
                                <w:bCs/>
                              </w:rPr>
                              <w:t>GENERAL PRESENTATION OF THE COMPANY</w:t>
                            </w:r>
                          </w:p>
                          <w:p w14:paraId="5656740F" w14:textId="6A1D04DF" w:rsidR="003F0080" w:rsidRPr="001774E2" w:rsidRDefault="003F0080" w:rsidP="0080423B">
                            <w:pPr>
                              <w:pStyle w:val="Content"/>
                              <w:numPr>
                                <w:ilvl w:val="0"/>
                                <w:numId w:val="4"/>
                              </w:numPr>
                              <w:spacing w:line="360" w:lineRule="auto"/>
                              <w:rPr>
                                <w:b w:val="0"/>
                                <w:bCs/>
                              </w:rPr>
                            </w:pPr>
                            <w:r w:rsidRPr="001774E2">
                              <w:rPr>
                                <w:b w:val="0"/>
                                <w:bCs/>
                              </w:rPr>
                              <w:t>ORGANIZATION OF THE COMPANY</w:t>
                            </w:r>
                          </w:p>
                          <w:p w14:paraId="144E83A0" w14:textId="70764065" w:rsidR="003F0080" w:rsidRPr="001774E2" w:rsidRDefault="003F0080" w:rsidP="0080423B">
                            <w:pPr>
                              <w:pStyle w:val="Content"/>
                              <w:numPr>
                                <w:ilvl w:val="0"/>
                                <w:numId w:val="4"/>
                              </w:numPr>
                              <w:spacing w:line="360" w:lineRule="auto"/>
                              <w:rPr>
                                <w:b w:val="0"/>
                                <w:bCs/>
                              </w:rPr>
                            </w:pPr>
                            <w:r w:rsidRPr="001774E2">
                              <w:rPr>
                                <w:b w:val="0"/>
                                <w:bCs/>
                              </w:rPr>
                              <w:t>GEOGRAPHICAL LOCATION</w:t>
                            </w:r>
                          </w:p>
                          <w:p w14:paraId="109BAD28" w14:textId="476900F4" w:rsidR="007C4906" w:rsidRPr="001774E2" w:rsidRDefault="007C4906" w:rsidP="0080423B">
                            <w:pPr>
                              <w:pStyle w:val="Content"/>
                              <w:numPr>
                                <w:ilvl w:val="0"/>
                                <w:numId w:val="4"/>
                              </w:numPr>
                              <w:spacing w:line="360" w:lineRule="auto"/>
                              <w:rPr>
                                <w:b w:val="0"/>
                                <w:bCs/>
                              </w:rPr>
                            </w:pPr>
                            <w:r w:rsidRPr="001774E2">
                              <w:rPr>
                                <w:b w:val="0"/>
                                <w:bCs/>
                              </w:rPr>
                              <w:t>BRIEF PRESENTATION OF THE PROJECT THEME</w:t>
                            </w:r>
                          </w:p>
                          <w:p w14:paraId="140CD03F" w14:textId="313E6753" w:rsidR="007C4906" w:rsidRDefault="001774E2" w:rsidP="0080423B">
                            <w:pPr>
                              <w:pStyle w:val="Content"/>
                              <w:spacing w:line="360" w:lineRule="auto"/>
                            </w:pPr>
                            <w:r>
                              <w:t>CONCLUSION</w:t>
                            </w:r>
                          </w:p>
                          <w:p w14:paraId="6EB982F3" w14:textId="77777777" w:rsidR="00D834EA" w:rsidRDefault="00D834EA" w:rsidP="00C47E6A">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1DCEA6"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20" o:spid="_x0000_s1036" type="#_x0000_t97" style="position:absolute;left:0;text-align:left;margin-left:425.8pt;margin-top:30.4pt;width:477pt;height:398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NZBx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" fillcolor="#3494ba [3204]" strokecolor="#07151b [484]" strokeweight="1pt">
                <v:textbox>
                  <w:txbxContent>
                    <w:p w14:paraId="79FA06E9" w14:textId="4FEFA993" w:rsidR="00C47E6A" w:rsidRDefault="00C47E6A" w:rsidP="0080423B">
                      <w:pPr>
                        <w:pStyle w:val="Content"/>
                        <w:spacing w:line="360" w:lineRule="auto"/>
                      </w:pPr>
                      <w:r>
                        <w:t>I</w:t>
                      </w:r>
                      <w:r w:rsidR="00D834EA">
                        <w:t>NTRODUCTION</w:t>
                      </w:r>
                    </w:p>
                    <w:p w14:paraId="45AB6403" w14:textId="44CD5C68" w:rsidR="00D834EA" w:rsidRPr="001774E2" w:rsidRDefault="003F0080" w:rsidP="0080423B">
                      <w:pPr>
                        <w:pStyle w:val="Content"/>
                        <w:numPr>
                          <w:ilvl w:val="0"/>
                          <w:numId w:val="4"/>
                        </w:numPr>
                        <w:spacing w:line="360" w:lineRule="auto"/>
                        <w:rPr>
                          <w:b w:val="0"/>
                          <w:bCs/>
                        </w:rPr>
                      </w:pPr>
                      <w:r w:rsidRPr="001774E2">
                        <w:rPr>
                          <w:b w:val="0"/>
                          <w:bCs/>
                        </w:rPr>
                        <w:t>WELCOME AND INSERTION</w:t>
                      </w:r>
                    </w:p>
                    <w:p w14:paraId="73E576D8" w14:textId="024B9938" w:rsidR="003F0080" w:rsidRPr="001774E2" w:rsidRDefault="003F0080" w:rsidP="0080423B">
                      <w:pPr>
                        <w:pStyle w:val="Content"/>
                        <w:numPr>
                          <w:ilvl w:val="0"/>
                          <w:numId w:val="4"/>
                        </w:numPr>
                        <w:spacing w:line="360" w:lineRule="auto"/>
                        <w:rPr>
                          <w:b w:val="0"/>
                          <w:bCs/>
                        </w:rPr>
                      </w:pPr>
                      <w:r w:rsidRPr="001774E2">
                        <w:rPr>
                          <w:b w:val="0"/>
                          <w:bCs/>
                        </w:rPr>
                        <w:t>GENERAL PRESENTATION OF THE COMPANY</w:t>
                      </w:r>
                    </w:p>
                    <w:p w14:paraId="5656740F" w14:textId="6A1D04DF" w:rsidR="003F0080" w:rsidRPr="001774E2" w:rsidRDefault="003F0080" w:rsidP="0080423B">
                      <w:pPr>
                        <w:pStyle w:val="Content"/>
                        <w:numPr>
                          <w:ilvl w:val="0"/>
                          <w:numId w:val="4"/>
                        </w:numPr>
                        <w:spacing w:line="360" w:lineRule="auto"/>
                        <w:rPr>
                          <w:b w:val="0"/>
                          <w:bCs/>
                        </w:rPr>
                      </w:pPr>
                      <w:r w:rsidRPr="001774E2">
                        <w:rPr>
                          <w:b w:val="0"/>
                          <w:bCs/>
                        </w:rPr>
                        <w:t>ORGANIZATION OF THE COMPANY</w:t>
                      </w:r>
                    </w:p>
                    <w:p w14:paraId="144E83A0" w14:textId="70764065" w:rsidR="003F0080" w:rsidRPr="001774E2" w:rsidRDefault="003F0080" w:rsidP="0080423B">
                      <w:pPr>
                        <w:pStyle w:val="Content"/>
                        <w:numPr>
                          <w:ilvl w:val="0"/>
                          <w:numId w:val="4"/>
                        </w:numPr>
                        <w:spacing w:line="360" w:lineRule="auto"/>
                        <w:rPr>
                          <w:b w:val="0"/>
                          <w:bCs/>
                        </w:rPr>
                      </w:pPr>
                      <w:r w:rsidRPr="001774E2">
                        <w:rPr>
                          <w:b w:val="0"/>
                          <w:bCs/>
                        </w:rPr>
                        <w:t>GEOGRAPHICAL LOCATION</w:t>
                      </w:r>
                    </w:p>
                    <w:p w14:paraId="109BAD28" w14:textId="476900F4" w:rsidR="007C4906" w:rsidRPr="001774E2" w:rsidRDefault="007C4906" w:rsidP="0080423B">
                      <w:pPr>
                        <w:pStyle w:val="Content"/>
                        <w:numPr>
                          <w:ilvl w:val="0"/>
                          <w:numId w:val="4"/>
                        </w:numPr>
                        <w:spacing w:line="360" w:lineRule="auto"/>
                        <w:rPr>
                          <w:b w:val="0"/>
                          <w:bCs/>
                        </w:rPr>
                      </w:pPr>
                      <w:r w:rsidRPr="001774E2">
                        <w:rPr>
                          <w:b w:val="0"/>
                          <w:bCs/>
                        </w:rPr>
                        <w:t>BRIEF PRESENTATION OF THE PROJECT THEME</w:t>
                      </w:r>
                    </w:p>
                    <w:p w14:paraId="140CD03F" w14:textId="313E6753" w:rsidR="007C4906" w:rsidRDefault="001774E2" w:rsidP="0080423B">
                      <w:pPr>
                        <w:pStyle w:val="Content"/>
                        <w:spacing w:line="360" w:lineRule="auto"/>
                      </w:pPr>
                      <w:r>
                        <w:t>CONCLUSION</w:t>
                      </w:r>
                    </w:p>
                    <w:p w14:paraId="6EB982F3" w14:textId="77777777" w:rsidR="00D834EA" w:rsidRDefault="00D834EA" w:rsidP="00C47E6A">
                      <w:pPr>
                        <w:pStyle w:val="Content"/>
                      </w:pPr>
                    </w:p>
                  </w:txbxContent>
                </v:textbox>
                <w10:wrap anchorx="margin"/>
              </v:shape>
            </w:pict>
          </mc:Fallback>
        </mc:AlternateContent>
      </w:r>
    </w:p>
    <w:p w14:paraId="02097C6B" w14:textId="77777777" w:rsidR="00924C31" w:rsidRPr="00924C31" w:rsidRDefault="00924C31" w:rsidP="00924C31"/>
    <w:p w14:paraId="552BFE9E" w14:textId="77777777" w:rsidR="00924C31" w:rsidRPr="00924C31" w:rsidRDefault="00924C31" w:rsidP="00924C31"/>
    <w:p w14:paraId="43A2BEB9" w14:textId="77777777" w:rsidR="00924C31" w:rsidRPr="00924C31" w:rsidRDefault="00924C31" w:rsidP="00924C31"/>
    <w:p w14:paraId="01D3713A" w14:textId="77777777" w:rsidR="00924C31" w:rsidRPr="00924C31" w:rsidRDefault="00924C31" w:rsidP="00924C31"/>
    <w:p w14:paraId="7438FBAC" w14:textId="77777777" w:rsidR="00924C31" w:rsidRPr="00924C31" w:rsidRDefault="00924C31" w:rsidP="00924C31"/>
    <w:p w14:paraId="505F961A" w14:textId="77777777" w:rsidR="00924C31" w:rsidRPr="00924C31" w:rsidRDefault="00924C31" w:rsidP="00924C31"/>
    <w:p w14:paraId="02AE1291" w14:textId="77777777" w:rsidR="00924C31" w:rsidRPr="00924C31" w:rsidRDefault="00924C31" w:rsidP="00924C31"/>
    <w:p w14:paraId="1F857A58" w14:textId="77777777" w:rsidR="00924C31" w:rsidRPr="00924C31" w:rsidRDefault="00924C31" w:rsidP="00924C31"/>
    <w:p w14:paraId="1E27104B" w14:textId="77777777" w:rsidR="00924C31" w:rsidRPr="00924C31" w:rsidRDefault="00924C31" w:rsidP="00924C31"/>
    <w:p w14:paraId="753DFC22" w14:textId="77777777" w:rsidR="00924C31" w:rsidRPr="00924C31" w:rsidRDefault="00924C31" w:rsidP="00924C31"/>
    <w:p w14:paraId="73803E67" w14:textId="77777777" w:rsidR="00924C31" w:rsidRPr="00924C31" w:rsidRDefault="00924C31" w:rsidP="00924C31"/>
    <w:p w14:paraId="48AC71A6" w14:textId="77777777" w:rsidR="00924C31" w:rsidRPr="00924C31" w:rsidRDefault="00924C31" w:rsidP="00924C31"/>
    <w:p w14:paraId="3FE9BFF7" w14:textId="77777777" w:rsidR="00924C31" w:rsidRPr="00924C31" w:rsidRDefault="00924C31" w:rsidP="00924C31"/>
    <w:p w14:paraId="25DCC419" w14:textId="77777777" w:rsidR="00924C31" w:rsidRPr="00924C31" w:rsidRDefault="00924C31" w:rsidP="00924C31"/>
    <w:p w14:paraId="58F3F55D" w14:textId="77777777" w:rsidR="00924C31" w:rsidRPr="00924C31" w:rsidRDefault="00924C31" w:rsidP="00924C31"/>
    <w:p w14:paraId="2DA07C99" w14:textId="77777777" w:rsidR="00924C31" w:rsidRPr="00924C31" w:rsidRDefault="00924C31" w:rsidP="00924C31"/>
    <w:p w14:paraId="177BDBB2" w14:textId="77777777" w:rsidR="00924C31" w:rsidRDefault="00924C31" w:rsidP="00924C31"/>
    <w:p w14:paraId="18FDD931" w14:textId="77777777" w:rsidR="00924C31" w:rsidRDefault="00924C31" w:rsidP="00924C31"/>
    <w:p w14:paraId="5ADD8185" w14:textId="77777777" w:rsidR="00924C31" w:rsidRDefault="00924C31" w:rsidP="00924C31">
      <w:pPr>
        <w:jc w:val="center"/>
      </w:pPr>
    </w:p>
    <w:p w14:paraId="740C131B" w14:textId="77777777" w:rsidR="00924C31" w:rsidRDefault="00924C31" w:rsidP="00924C31">
      <w:pPr>
        <w:jc w:val="center"/>
      </w:pPr>
    </w:p>
    <w:p w14:paraId="2866BB6E" w14:textId="77777777" w:rsidR="00924C31" w:rsidRDefault="00924C31" w:rsidP="00924C31">
      <w:pPr>
        <w:jc w:val="center"/>
      </w:pPr>
    </w:p>
    <w:p w14:paraId="637171EE" w14:textId="77777777" w:rsidR="00924C31" w:rsidRDefault="00924C31" w:rsidP="00924C31">
      <w:pPr>
        <w:jc w:val="center"/>
      </w:pPr>
    </w:p>
    <w:p w14:paraId="553ECC94" w14:textId="58394F54" w:rsidR="00924C31" w:rsidRDefault="00FA322D" w:rsidP="00FA322D">
      <w:pPr>
        <w:pStyle w:val="Heading1"/>
      </w:pPr>
      <w:r>
        <w:lastRenderedPageBreak/>
        <w:t>INTRODUCTION</w:t>
      </w:r>
    </w:p>
    <w:p w14:paraId="22CDB1F4" w14:textId="77777777" w:rsidR="00FA2629" w:rsidRPr="00FA2629" w:rsidRDefault="004657D8" w:rsidP="00FA2629">
      <w:pPr>
        <w:spacing w:line="360" w:lineRule="auto"/>
      </w:pPr>
      <w:r>
        <w:tab/>
      </w:r>
      <w:r w:rsidR="00FA2629" w:rsidRPr="00FA2629">
        <w:t>The internship represents an important stage in a student's academic and professional journey. It provides an opportunity to apply theoretical knowledge acquired during training while discovering the realities of the professional environment. Beyond the acquisition of technical skills, an internship allows students to develop teamwork, communication, discipline, and problem-solving abilities.</w:t>
      </w:r>
    </w:p>
    <w:p w14:paraId="0A2D9E38" w14:textId="693256D3" w:rsidR="00FA2629" w:rsidRDefault="00FA2629" w:rsidP="009A7FA8">
      <w:pPr>
        <w:spacing w:line="360" w:lineRule="auto"/>
        <w:ind w:firstLine="720"/>
      </w:pPr>
      <w:r w:rsidRPr="00FA2629">
        <w:t xml:space="preserve">This internship was carried out at </w:t>
      </w:r>
      <w:r w:rsidRPr="00FA2629">
        <w:rPr>
          <w:b/>
          <w:bCs/>
        </w:rPr>
        <w:t>BBIT SARL</w:t>
      </w:r>
      <w:r w:rsidRPr="00FA2629">
        <w:t xml:space="preserve">, a technology startup located in </w:t>
      </w:r>
      <w:r w:rsidRPr="00FA2629">
        <w:rPr>
          <w:b/>
          <w:bCs/>
        </w:rPr>
        <w:t>Yaoundé, Cameroon</w:t>
      </w:r>
      <w:r w:rsidRPr="00FA2629">
        <w:t xml:space="preserve">, specialized in software engineering, digital transformation, IT consulting, and professional training. During this period, I was integrated into the technical team, where I participated in a progressive learning process before beginning the development of my internship project, entitled </w:t>
      </w:r>
      <w:r w:rsidRPr="00FA2629">
        <w:rPr>
          <w:b/>
          <w:bCs/>
        </w:rPr>
        <w:t>"Design and Implementation of a Web-Based ERP for Small and Medium Enterprises (SMEs)."</w:t>
      </w:r>
      <w:r w:rsidR="001B20C2">
        <w:t xml:space="preserve"> </w:t>
      </w:r>
      <w:r w:rsidRPr="00FA2629">
        <w:t>This chapter presents the company, its organization, its resources, its partners, the project team, and my integration into the company.</w:t>
      </w:r>
    </w:p>
    <w:p w14:paraId="20A173A4" w14:textId="77777777" w:rsidR="003D683C" w:rsidRDefault="003D683C" w:rsidP="00FA2629">
      <w:pPr>
        <w:spacing w:line="360" w:lineRule="auto"/>
      </w:pPr>
    </w:p>
    <w:p w14:paraId="19D29CC9" w14:textId="77777777" w:rsidR="003D683C" w:rsidRDefault="003D683C" w:rsidP="00FA2629">
      <w:pPr>
        <w:spacing w:line="360" w:lineRule="auto"/>
      </w:pPr>
    </w:p>
    <w:p w14:paraId="7DFDAD50" w14:textId="77777777" w:rsidR="003D683C" w:rsidRDefault="003D683C" w:rsidP="00FA2629">
      <w:pPr>
        <w:spacing w:line="360" w:lineRule="auto"/>
      </w:pPr>
    </w:p>
    <w:p w14:paraId="6E79B913" w14:textId="77777777" w:rsidR="003D683C" w:rsidRDefault="003D683C" w:rsidP="00FA2629">
      <w:pPr>
        <w:spacing w:line="360" w:lineRule="auto"/>
      </w:pPr>
    </w:p>
    <w:p w14:paraId="6958B459" w14:textId="77777777" w:rsidR="003D683C" w:rsidRDefault="003D683C" w:rsidP="00FA2629">
      <w:pPr>
        <w:spacing w:line="360" w:lineRule="auto"/>
      </w:pPr>
    </w:p>
    <w:p w14:paraId="594B2A9C" w14:textId="77777777" w:rsidR="003D683C" w:rsidRDefault="003D683C" w:rsidP="00FA2629">
      <w:pPr>
        <w:spacing w:line="360" w:lineRule="auto"/>
      </w:pPr>
    </w:p>
    <w:p w14:paraId="47366769" w14:textId="77777777" w:rsidR="003D683C" w:rsidRDefault="003D683C" w:rsidP="00FA2629">
      <w:pPr>
        <w:spacing w:line="360" w:lineRule="auto"/>
      </w:pPr>
    </w:p>
    <w:p w14:paraId="1E0D4563" w14:textId="77777777" w:rsidR="003D683C" w:rsidRDefault="003D683C" w:rsidP="00FA2629">
      <w:pPr>
        <w:spacing w:line="360" w:lineRule="auto"/>
      </w:pPr>
    </w:p>
    <w:p w14:paraId="6C34F72D" w14:textId="77777777" w:rsidR="003D683C" w:rsidRDefault="003D683C" w:rsidP="00FA2629">
      <w:pPr>
        <w:spacing w:line="360" w:lineRule="auto"/>
      </w:pPr>
    </w:p>
    <w:p w14:paraId="335422F1" w14:textId="77777777" w:rsidR="003D683C" w:rsidRDefault="003D683C" w:rsidP="00FA2629">
      <w:pPr>
        <w:spacing w:line="360" w:lineRule="auto"/>
      </w:pPr>
    </w:p>
    <w:p w14:paraId="099B50C9" w14:textId="77777777" w:rsidR="003D683C" w:rsidRDefault="003D683C" w:rsidP="00FA2629">
      <w:pPr>
        <w:spacing w:line="360" w:lineRule="auto"/>
      </w:pPr>
    </w:p>
    <w:p w14:paraId="3CBEB293" w14:textId="77777777" w:rsidR="003D683C" w:rsidRDefault="003D683C" w:rsidP="00FA2629">
      <w:pPr>
        <w:spacing w:line="360" w:lineRule="auto"/>
      </w:pPr>
    </w:p>
    <w:p w14:paraId="545BA635" w14:textId="63AE5A50" w:rsidR="005E7A3E" w:rsidRDefault="005E7A3E" w:rsidP="005E7A3E">
      <w:pPr>
        <w:pStyle w:val="Heading1"/>
        <w:numPr>
          <w:ilvl w:val="0"/>
          <w:numId w:val="5"/>
        </w:numPr>
      </w:pPr>
      <w:r>
        <w:lastRenderedPageBreak/>
        <w:t>WELCOME AND INSERTION</w:t>
      </w:r>
    </w:p>
    <w:p w14:paraId="51E41FBB" w14:textId="44AE792B" w:rsidR="001604BE" w:rsidRPr="005E7A3E" w:rsidRDefault="005E7A3E" w:rsidP="009A7FA8">
      <w:pPr>
        <w:spacing w:line="360" w:lineRule="auto"/>
        <w:ind w:firstLine="720"/>
      </w:pPr>
      <w:r w:rsidRPr="005E7A3E">
        <w:t xml:space="preserve">I officially started my internship at </w:t>
      </w:r>
      <w:r w:rsidRPr="005E7A3E">
        <w:rPr>
          <w:b/>
          <w:bCs/>
        </w:rPr>
        <w:t>BBIT SARL</w:t>
      </w:r>
      <w:r w:rsidRPr="005E7A3E">
        <w:t xml:space="preserve"> on </w:t>
      </w:r>
      <w:r w:rsidRPr="005E7A3E">
        <w:rPr>
          <w:b/>
          <w:bCs/>
        </w:rPr>
        <w:t>Wednesday, 15 July 2026</w:t>
      </w:r>
      <w:r w:rsidR="00E0187E">
        <w:rPr>
          <w:b/>
          <w:bCs/>
        </w:rPr>
        <w:t xml:space="preserve"> </w:t>
      </w:r>
      <w:r w:rsidR="00E0187E">
        <w:t>at 8</w:t>
      </w:r>
      <w:r w:rsidR="001604BE">
        <w:t xml:space="preserve">:00 </w:t>
      </w:r>
      <w:r w:rsidR="00E0187E">
        <w:t>AM</w:t>
      </w:r>
      <w:r w:rsidRPr="005E7A3E">
        <w:t xml:space="preserve">. Upon my arrival, I received a warm welcome from the company's management and staff. The different members of the team introduced themselves and explained the company's vision, organization, internal rules, and working </w:t>
      </w:r>
      <w:r w:rsidR="001604BE" w:rsidRPr="005E7A3E">
        <w:t>methodology. As</w:t>
      </w:r>
      <w:r w:rsidRPr="005E7A3E">
        <w:t xml:space="preserve"> a newly integrated intern, I was introduced to the development environment, the technologies used within the company, and the software development process followed by the technical team. My professional supervisor, </w:t>
      </w:r>
      <w:r w:rsidRPr="005E7A3E">
        <w:rPr>
          <w:b/>
          <w:bCs/>
        </w:rPr>
        <w:t>Mr. Christian TCHINDEBE</w:t>
      </w:r>
      <w:r w:rsidRPr="005E7A3E">
        <w:t>, who is one of the company's founders and Technical Director, presented the objectives of the internship and explained the expectations regarding discipline, collaboration, and continuous learning.</w:t>
      </w:r>
    </w:p>
    <w:p w14:paraId="472BB132" w14:textId="3E8E58FF" w:rsidR="001604BE" w:rsidRPr="005E7A3E" w:rsidRDefault="005E7A3E" w:rsidP="009A7FA8">
      <w:pPr>
        <w:spacing w:line="360" w:lineRule="auto"/>
        <w:ind w:firstLine="720"/>
      </w:pPr>
      <w:r w:rsidRPr="005E7A3E">
        <w:t xml:space="preserve">Unlike a traditional internship where development begins immediately, </w:t>
      </w:r>
      <w:r w:rsidRPr="005E7A3E">
        <w:rPr>
          <w:b/>
          <w:bCs/>
        </w:rPr>
        <w:t>BBIT SARL</w:t>
      </w:r>
      <w:r w:rsidRPr="005E7A3E">
        <w:t xml:space="preserve"> emphasizes technical preparation before assigning projects. Consequently, the first weeks of the internship were dedicated to strengthening our software engineering </w:t>
      </w:r>
      <w:r w:rsidR="001604BE" w:rsidRPr="005E7A3E">
        <w:t>skills. The</w:t>
      </w:r>
      <w:r w:rsidRPr="005E7A3E">
        <w:t xml:space="preserve"> training began with an intensive review of </w:t>
      </w:r>
      <w:r w:rsidRPr="005E7A3E">
        <w:rPr>
          <w:b/>
          <w:bCs/>
        </w:rPr>
        <w:t>PHP</w:t>
      </w:r>
      <w:r w:rsidRPr="005E7A3E">
        <w:t xml:space="preserve"> and the </w:t>
      </w:r>
      <w:r w:rsidRPr="005E7A3E">
        <w:rPr>
          <w:b/>
          <w:bCs/>
        </w:rPr>
        <w:t>Laravel Framework</w:t>
      </w:r>
      <w:r w:rsidRPr="005E7A3E">
        <w:t xml:space="preserve">, which constitute the company's primary development technologies. After mastering the fundamentals of Laravel, we were introduced to software engineering best practices, particularly </w:t>
      </w:r>
      <w:r w:rsidRPr="005E7A3E">
        <w:rPr>
          <w:b/>
          <w:bCs/>
        </w:rPr>
        <w:t>Clean Code</w:t>
      </w:r>
      <w:r w:rsidRPr="005E7A3E">
        <w:t xml:space="preserve"> principles and the </w:t>
      </w:r>
      <w:r w:rsidRPr="005E7A3E">
        <w:rPr>
          <w:b/>
          <w:bCs/>
        </w:rPr>
        <w:t>SOLID Principles</w:t>
      </w:r>
      <w:r w:rsidRPr="005E7A3E">
        <w:t>, which promote maintainable, reusable, and scalable software.</w:t>
      </w:r>
    </w:p>
    <w:p w14:paraId="6831D6D7" w14:textId="259C7CD9" w:rsidR="005E7A3E" w:rsidRDefault="005E7A3E" w:rsidP="009A7FA8">
      <w:pPr>
        <w:spacing w:line="360" w:lineRule="auto"/>
        <w:ind w:firstLine="720"/>
      </w:pPr>
      <w:r w:rsidRPr="005E7A3E">
        <w:t xml:space="preserve">The next stage of the training focused on </w:t>
      </w:r>
      <w:r w:rsidRPr="005E7A3E">
        <w:rPr>
          <w:b/>
          <w:bCs/>
        </w:rPr>
        <w:t>Hexagonal Architecture (Ports and Adapters Architecture)</w:t>
      </w:r>
      <w:r w:rsidRPr="005E7A3E">
        <w:t xml:space="preserve"> and its implementation using Laravel. Each learning module was followed by practical exercises and technical presentations during which interns demonstrated their understanding. At the time of writing this report, the training had progressed to the study of </w:t>
      </w:r>
      <w:r w:rsidRPr="005E7A3E">
        <w:rPr>
          <w:b/>
          <w:bCs/>
        </w:rPr>
        <w:t>Microservices Architecture</w:t>
      </w:r>
      <w:r w:rsidRPr="005E7A3E">
        <w:t xml:space="preserve">, preparing us for the development of distributed enterprise </w:t>
      </w:r>
      <w:r w:rsidR="001604BE" w:rsidRPr="005E7A3E">
        <w:t>applications. This</w:t>
      </w:r>
      <w:r w:rsidRPr="005E7A3E">
        <w:t xml:space="preserve"> progressive learning approach enabled me to better understand modern software development practices and prepared me for the implementation of my internship project.</w:t>
      </w:r>
    </w:p>
    <w:p w14:paraId="65A92EBC" w14:textId="77777777" w:rsidR="001604BE" w:rsidRDefault="001604BE" w:rsidP="005E7A3E">
      <w:pPr>
        <w:spacing w:line="360" w:lineRule="auto"/>
      </w:pPr>
    </w:p>
    <w:p w14:paraId="1AE7998B" w14:textId="77777777" w:rsidR="001604BE" w:rsidRDefault="001604BE" w:rsidP="005E7A3E">
      <w:pPr>
        <w:spacing w:line="360" w:lineRule="auto"/>
      </w:pPr>
    </w:p>
    <w:p w14:paraId="735F41E5" w14:textId="24719B3E" w:rsidR="005E7A3E" w:rsidRDefault="00247511" w:rsidP="005E7A3E">
      <w:pPr>
        <w:pStyle w:val="Heading1"/>
        <w:numPr>
          <w:ilvl w:val="0"/>
          <w:numId w:val="5"/>
        </w:numPr>
      </w:pPr>
      <w:r>
        <w:lastRenderedPageBreak/>
        <w:t>GENERAL RE</w:t>
      </w:r>
      <w:r w:rsidR="003E7BA7">
        <w:t>PRESENTATION OF BBIT</w:t>
      </w:r>
    </w:p>
    <w:p w14:paraId="14F33414" w14:textId="1E0BAB79" w:rsidR="008B46CD" w:rsidRPr="008B46CD" w:rsidRDefault="00AA421B" w:rsidP="00AA421B">
      <w:pPr>
        <w:pStyle w:val="Heading2"/>
        <w:numPr>
          <w:ilvl w:val="0"/>
          <w:numId w:val="7"/>
        </w:numPr>
      </w:pPr>
      <w:r>
        <w:t>HISTORY</w:t>
      </w:r>
    </w:p>
    <w:p w14:paraId="30E34062" w14:textId="77777777" w:rsidR="008B46CD" w:rsidRDefault="008B46CD" w:rsidP="00217655">
      <w:pPr>
        <w:spacing w:line="360" w:lineRule="auto"/>
      </w:pPr>
      <w:r w:rsidRPr="008B46CD">
        <w:t xml:space="preserve">Founded in </w:t>
      </w:r>
      <w:r w:rsidRPr="008B46CD">
        <w:rPr>
          <w:b/>
          <w:bCs/>
        </w:rPr>
        <w:t>2021</w:t>
      </w:r>
      <w:r w:rsidRPr="008B46CD">
        <w:t xml:space="preserve">, </w:t>
      </w:r>
      <w:r w:rsidRPr="008B46CD">
        <w:rPr>
          <w:b/>
          <w:bCs/>
        </w:rPr>
        <w:t>BBIT SARL</w:t>
      </w:r>
      <w:r w:rsidRPr="008B46CD">
        <w:t xml:space="preserve"> is an Information Technology company located in </w:t>
      </w:r>
      <w:r w:rsidRPr="008B46CD">
        <w:rPr>
          <w:b/>
          <w:bCs/>
        </w:rPr>
        <w:t xml:space="preserve">Montée </w:t>
      </w:r>
      <w:proofErr w:type="spellStart"/>
      <w:r w:rsidRPr="008B46CD">
        <w:rPr>
          <w:b/>
          <w:bCs/>
        </w:rPr>
        <w:t>Jouvence</w:t>
      </w:r>
      <w:proofErr w:type="spellEnd"/>
      <w:r w:rsidRPr="008B46CD">
        <w:rPr>
          <w:b/>
          <w:bCs/>
        </w:rPr>
        <w:t>, Yaoundé</w:t>
      </w:r>
      <w:r w:rsidRPr="008B46CD">
        <w:t xml:space="preserve">. The company was created by two Cameroonian software engineers, </w:t>
      </w:r>
      <w:r w:rsidRPr="008B46CD">
        <w:rPr>
          <w:b/>
          <w:bCs/>
        </w:rPr>
        <w:t>Mr. Bruno MAFO</w:t>
      </w:r>
      <w:r w:rsidRPr="008B46CD">
        <w:t xml:space="preserve"> and </w:t>
      </w:r>
      <w:r w:rsidRPr="008B46CD">
        <w:rPr>
          <w:b/>
          <w:bCs/>
        </w:rPr>
        <w:t>Mr. Christian TCHINDEBE</w:t>
      </w:r>
      <w:r w:rsidRPr="008B46CD">
        <w:t xml:space="preserve">, both graduates of the </w:t>
      </w:r>
      <w:r w:rsidRPr="008B46CD">
        <w:rPr>
          <w:b/>
          <w:bCs/>
        </w:rPr>
        <w:t>African Institute of Computer Science (IAI)</w:t>
      </w:r>
      <w:r w:rsidRPr="008B46CD">
        <w:t>.</w:t>
      </w:r>
    </w:p>
    <w:p w14:paraId="4C9A06D8" w14:textId="2E8CC05C" w:rsidR="00FE0076" w:rsidRPr="008B46CD" w:rsidRDefault="00FE0076" w:rsidP="00C51A48">
      <w:pPr>
        <w:pStyle w:val="Heading2"/>
        <w:numPr>
          <w:ilvl w:val="0"/>
          <w:numId w:val="7"/>
        </w:numPr>
        <w:spacing w:line="360" w:lineRule="auto"/>
      </w:pPr>
      <w:r>
        <w:t>MISSION</w:t>
      </w:r>
    </w:p>
    <w:p w14:paraId="1929C3C0" w14:textId="77777777" w:rsidR="008B46CD" w:rsidRDefault="008B46CD" w:rsidP="00217655">
      <w:pPr>
        <w:spacing w:line="360" w:lineRule="auto"/>
      </w:pPr>
      <w:r w:rsidRPr="008B46CD">
        <w:t xml:space="preserve">Initially established as a small software services company, </w:t>
      </w:r>
      <w:r w:rsidRPr="008B46CD">
        <w:rPr>
          <w:b/>
          <w:bCs/>
        </w:rPr>
        <w:t>BBIT SARL</w:t>
      </w:r>
      <w:r w:rsidRPr="008B46CD">
        <w:t xml:space="preserve"> has progressively expanded its activities and has become an emerging actor in Cameroon's digital ecosystem. The company is committed to delivering innovative technological solutions while promoting digital transformation for businesses and institutions.</w:t>
      </w:r>
    </w:p>
    <w:p w14:paraId="1EF0CABD" w14:textId="5032EF72" w:rsidR="00FE0076" w:rsidRPr="008B46CD" w:rsidRDefault="00FE0076" w:rsidP="00C51A48">
      <w:pPr>
        <w:pStyle w:val="Heading2"/>
        <w:numPr>
          <w:ilvl w:val="0"/>
          <w:numId w:val="7"/>
        </w:numPr>
        <w:spacing w:line="360" w:lineRule="auto"/>
      </w:pPr>
      <w:r>
        <w:t>ACTIVITIES</w:t>
      </w:r>
    </w:p>
    <w:p w14:paraId="72474F8C" w14:textId="77777777" w:rsidR="008B46CD" w:rsidRPr="008B46CD" w:rsidRDefault="008B46CD" w:rsidP="00217655">
      <w:pPr>
        <w:spacing w:line="360" w:lineRule="auto"/>
      </w:pPr>
      <w:r w:rsidRPr="008B46CD">
        <w:t xml:space="preserve">Today, </w:t>
      </w:r>
      <w:r w:rsidRPr="008B46CD">
        <w:rPr>
          <w:b/>
          <w:bCs/>
        </w:rPr>
        <w:t>BBIT SARL</w:t>
      </w:r>
      <w:r w:rsidRPr="008B46CD">
        <w:t xml:space="preserve"> provides four principal services:</w:t>
      </w:r>
    </w:p>
    <w:p w14:paraId="34C3B3E8" w14:textId="77777777" w:rsidR="008B46CD" w:rsidRPr="008B46CD" w:rsidRDefault="008B46CD" w:rsidP="00217655">
      <w:pPr>
        <w:numPr>
          <w:ilvl w:val="0"/>
          <w:numId w:val="6"/>
        </w:numPr>
        <w:spacing w:line="360" w:lineRule="auto"/>
      </w:pPr>
      <w:r w:rsidRPr="008B46CD">
        <w:rPr>
          <w:b/>
          <w:bCs/>
        </w:rPr>
        <w:t>Web and Mobile Application Development</w:t>
      </w:r>
      <w:r w:rsidRPr="008B46CD">
        <w:t xml:space="preserve"> </w:t>
      </w:r>
    </w:p>
    <w:p w14:paraId="52D9A379" w14:textId="77777777" w:rsidR="008B46CD" w:rsidRPr="008B46CD" w:rsidRDefault="008B46CD" w:rsidP="00217655">
      <w:pPr>
        <w:numPr>
          <w:ilvl w:val="0"/>
          <w:numId w:val="6"/>
        </w:numPr>
        <w:spacing w:line="360" w:lineRule="auto"/>
      </w:pPr>
      <w:r w:rsidRPr="008B46CD">
        <w:rPr>
          <w:b/>
          <w:bCs/>
        </w:rPr>
        <w:t>Digital Transformation and Business Support</w:t>
      </w:r>
      <w:r w:rsidRPr="008B46CD">
        <w:t xml:space="preserve"> </w:t>
      </w:r>
    </w:p>
    <w:p w14:paraId="02612AC8" w14:textId="77777777" w:rsidR="008B46CD" w:rsidRPr="008B46CD" w:rsidRDefault="008B46CD" w:rsidP="00217655">
      <w:pPr>
        <w:numPr>
          <w:ilvl w:val="0"/>
          <w:numId w:val="6"/>
        </w:numPr>
        <w:spacing w:line="360" w:lineRule="auto"/>
      </w:pPr>
      <w:r w:rsidRPr="008B46CD">
        <w:rPr>
          <w:b/>
          <w:bCs/>
        </w:rPr>
        <w:t>Computer Network Installation and IT Infrastructure</w:t>
      </w:r>
      <w:r w:rsidRPr="008B46CD">
        <w:t xml:space="preserve"> </w:t>
      </w:r>
    </w:p>
    <w:p w14:paraId="64B2FB9E" w14:textId="77777777" w:rsidR="008B46CD" w:rsidRDefault="008B46CD" w:rsidP="00217655">
      <w:pPr>
        <w:numPr>
          <w:ilvl w:val="0"/>
          <w:numId w:val="6"/>
        </w:numPr>
        <w:spacing w:line="360" w:lineRule="auto"/>
      </w:pPr>
      <w:r w:rsidRPr="008B46CD">
        <w:rPr>
          <w:b/>
          <w:bCs/>
        </w:rPr>
        <w:t>Professional Training in Information Technology and Digital Skills</w:t>
      </w:r>
      <w:r w:rsidRPr="008B46CD">
        <w:t xml:space="preserve"> </w:t>
      </w:r>
    </w:p>
    <w:p w14:paraId="48BEB659" w14:textId="2BDDBB78" w:rsidR="00FE0076" w:rsidRPr="00973932" w:rsidRDefault="00973932" w:rsidP="00C51A48">
      <w:pPr>
        <w:pStyle w:val="Heading2"/>
        <w:numPr>
          <w:ilvl w:val="0"/>
          <w:numId w:val="7"/>
        </w:numPr>
        <w:spacing w:line="360" w:lineRule="auto"/>
      </w:pPr>
      <w:r>
        <w:t>VISION</w:t>
      </w:r>
    </w:p>
    <w:p w14:paraId="416BC8BF" w14:textId="77777777" w:rsidR="008B46CD" w:rsidRDefault="008B46CD" w:rsidP="00217655">
      <w:pPr>
        <w:spacing w:line="360" w:lineRule="auto"/>
      </w:pPr>
      <w:r w:rsidRPr="008B46CD">
        <w:t>The company combines technical expertise, innovation, and customer satisfaction to deliver high-quality solutions adapted to the needs of its clients. Besides software development, BBIT actively contributes to the training of future software engineers by organizing practical learning sessions and internships.</w:t>
      </w:r>
    </w:p>
    <w:p w14:paraId="5527564A" w14:textId="77777777" w:rsidR="00973932" w:rsidRDefault="00973932" w:rsidP="00217655">
      <w:pPr>
        <w:spacing w:line="360" w:lineRule="auto"/>
      </w:pPr>
    </w:p>
    <w:p w14:paraId="10F23FD9" w14:textId="77777777" w:rsidR="00973932" w:rsidRDefault="00973932" w:rsidP="00217655">
      <w:pPr>
        <w:spacing w:line="360" w:lineRule="auto"/>
      </w:pPr>
    </w:p>
    <w:p w14:paraId="55F52986" w14:textId="77777777" w:rsidR="00973932" w:rsidRDefault="00973932" w:rsidP="00217655">
      <w:pPr>
        <w:spacing w:line="360" w:lineRule="auto"/>
      </w:pPr>
    </w:p>
    <w:p w14:paraId="707A80F7" w14:textId="0BB1FB30" w:rsidR="00973932" w:rsidRPr="008B46CD" w:rsidRDefault="00393389" w:rsidP="00C51A48">
      <w:pPr>
        <w:pStyle w:val="Heading1"/>
        <w:numPr>
          <w:ilvl w:val="0"/>
          <w:numId w:val="5"/>
        </w:numPr>
        <w:spacing w:line="360" w:lineRule="auto"/>
      </w:pPr>
      <w:r>
        <w:lastRenderedPageBreak/>
        <w:t>ORGANISATION OF BBIT</w:t>
      </w:r>
    </w:p>
    <w:p w14:paraId="5B1A1FBC" w14:textId="5F68D73A" w:rsidR="00882BB6" w:rsidRDefault="0047462A" w:rsidP="00217655">
      <w:pPr>
        <w:spacing w:line="360" w:lineRule="auto"/>
      </w:pPr>
      <w:r>
        <w:t>BBIT</w:t>
      </w:r>
      <w:r w:rsidRPr="0047462A">
        <w:t xml:space="preserve"> is administratively organized as follows:</w:t>
      </w:r>
    </w:p>
    <w:p w14:paraId="5B92680F" w14:textId="77777777" w:rsidR="00817FD0" w:rsidRPr="00817FD0" w:rsidRDefault="00817FD0" w:rsidP="00217655">
      <w:pPr>
        <w:pStyle w:val="ListParagraph"/>
        <w:numPr>
          <w:ilvl w:val="0"/>
          <w:numId w:val="8"/>
        </w:numPr>
        <w:spacing w:line="360" w:lineRule="auto"/>
      </w:pPr>
      <w:r w:rsidRPr="00817FD0">
        <w:t xml:space="preserve">The </w:t>
      </w:r>
      <w:r w:rsidRPr="00817FD0">
        <w:rPr>
          <w:b/>
          <w:bCs/>
        </w:rPr>
        <w:t>Human Resources Department (HR)</w:t>
      </w:r>
      <w:r w:rsidRPr="00817FD0">
        <w:t xml:space="preserve"> is responsible for recruitment, employee development, performance evaluation, administrative management, and staff welfare.</w:t>
      </w:r>
    </w:p>
    <w:p w14:paraId="1AAEE809" w14:textId="6338227A" w:rsidR="00817FD0" w:rsidRPr="00817FD0" w:rsidRDefault="00817FD0" w:rsidP="00217655">
      <w:pPr>
        <w:pStyle w:val="ListParagraph"/>
        <w:numPr>
          <w:ilvl w:val="0"/>
          <w:numId w:val="8"/>
        </w:numPr>
        <w:spacing w:line="360" w:lineRule="auto"/>
      </w:pPr>
      <w:r w:rsidRPr="00817FD0">
        <w:t xml:space="preserve">The </w:t>
      </w:r>
      <w:r w:rsidRPr="00817FD0">
        <w:rPr>
          <w:b/>
          <w:bCs/>
        </w:rPr>
        <w:t>Technical Department</w:t>
      </w:r>
      <w:r w:rsidRPr="00817FD0">
        <w:t xml:space="preserve"> is responsible for software development, system maintenance, network management, technology selection, and technical supervision of development projects.</w:t>
      </w:r>
    </w:p>
    <w:p w14:paraId="430859EA" w14:textId="77777777" w:rsidR="00817FD0" w:rsidRPr="00817FD0" w:rsidRDefault="00817FD0" w:rsidP="00217655">
      <w:pPr>
        <w:pStyle w:val="ListParagraph"/>
        <w:numPr>
          <w:ilvl w:val="0"/>
          <w:numId w:val="8"/>
        </w:numPr>
        <w:spacing w:line="360" w:lineRule="auto"/>
      </w:pPr>
      <w:r w:rsidRPr="00817FD0">
        <w:t xml:space="preserve">The </w:t>
      </w:r>
      <w:r w:rsidRPr="00817FD0">
        <w:rPr>
          <w:b/>
          <w:bCs/>
        </w:rPr>
        <w:t>Communication Department</w:t>
      </w:r>
      <w:r w:rsidRPr="00817FD0">
        <w:t xml:space="preserve"> ensures both internal and external communication, promotes the company's image, and coordinates communication between different departments.</w:t>
      </w:r>
    </w:p>
    <w:p w14:paraId="326E4C23" w14:textId="77777777" w:rsidR="00817FD0" w:rsidRPr="00817FD0" w:rsidRDefault="00817FD0" w:rsidP="00217655">
      <w:pPr>
        <w:pStyle w:val="ListParagraph"/>
        <w:numPr>
          <w:ilvl w:val="0"/>
          <w:numId w:val="8"/>
        </w:numPr>
        <w:spacing w:line="360" w:lineRule="auto"/>
      </w:pPr>
      <w:r w:rsidRPr="00817FD0">
        <w:t xml:space="preserve">The </w:t>
      </w:r>
      <w:r w:rsidRPr="00817FD0">
        <w:rPr>
          <w:b/>
          <w:bCs/>
        </w:rPr>
        <w:t>Digital Marketing Department</w:t>
      </w:r>
      <w:r w:rsidRPr="00817FD0">
        <w:t xml:space="preserve"> develops digital marketing strategies, manages the company's online presence, and promotes its services through various digital platforms.</w:t>
      </w:r>
    </w:p>
    <w:p w14:paraId="4C6BA44B" w14:textId="1C2CCB17" w:rsidR="00817FD0" w:rsidRPr="00817FD0" w:rsidRDefault="00817FD0" w:rsidP="00217655">
      <w:pPr>
        <w:pStyle w:val="ListParagraph"/>
        <w:numPr>
          <w:ilvl w:val="0"/>
          <w:numId w:val="8"/>
        </w:numPr>
        <w:spacing w:line="360" w:lineRule="auto"/>
      </w:pPr>
      <w:r>
        <w:t>T</w:t>
      </w:r>
      <w:r w:rsidRPr="00817FD0">
        <w:t xml:space="preserve">he </w:t>
      </w:r>
      <w:r w:rsidRPr="00817FD0">
        <w:rPr>
          <w:b/>
          <w:bCs/>
        </w:rPr>
        <w:t>Graphics Design Department</w:t>
      </w:r>
      <w:r w:rsidRPr="00817FD0">
        <w:t xml:space="preserve"> produces visual communication materials, branding elements, promotional content, and user interface designs that support the company's projects.</w:t>
      </w:r>
    </w:p>
    <w:p w14:paraId="5E795995" w14:textId="3F093135" w:rsidR="0047462A" w:rsidRDefault="008C4724" w:rsidP="00882BB6">
      <w:ins w:id="0" w:author="Elvado Temgoua" w:date="2026-08-21T20:58:00Z" w16du:dateUtc="2026-08-21T19:58:00Z">
        <w:r>
          <w:rPr>
            <w:noProof/>
          </w:rPr>
          <mc:AlternateContent>
            <mc:Choice Requires="wps">
              <w:drawing>
                <wp:anchor distT="0" distB="0" distL="114300" distR="114300" simplePos="0" relativeHeight="251676713" behindDoc="0" locked="0" layoutInCell="1" allowOverlap="1" wp14:anchorId="5EB18C67" wp14:editId="287FE4BB">
                  <wp:simplePos x="0" y="0"/>
                  <wp:positionH relativeFrom="column">
                    <wp:posOffset>388620</wp:posOffset>
                  </wp:positionH>
                  <wp:positionV relativeFrom="paragraph">
                    <wp:posOffset>3265170</wp:posOffset>
                  </wp:positionV>
                  <wp:extent cx="5486400" cy="635"/>
                  <wp:effectExtent l="0" t="0" r="0" b="0"/>
                  <wp:wrapSquare wrapText="bothSides"/>
                  <wp:docPr id="465686005"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43AED40" w14:textId="6B267260" w:rsidR="008C4724" w:rsidRPr="006265E4" w:rsidRDefault="008C4724">
                              <w:pPr>
                                <w:pStyle w:val="Caption"/>
                                <w:rPr>
                                  <w:noProof/>
                                </w:rPr>
                                <w:pPrChange w:id="1" w:author="Elvado Temgoua" w:date="2026-08-21T20:58:00Z" w16du:dateUtc="2026-08-21T19:58:00Z">
                                  <w:pPr/>
                                </w:pPrChange>
                              </w:pPr>
                              <w:ins w:id="2" w:author="Elvado Temgoua" w:date="2026-08-21T20:58:00Z" w16du:dateUtc="2026-08-21T19:58:00Z">
                                <w:r>
                                  <w:t xml:space="preserve">Figure </w:t>
                                </w:r>
                                <w:r>
                                  <w:fldChar w:fldCharType="begin"/>
                                </w:r>
                                <w:r>
                                  <w:instrText xml:space="preserve"> SEQ Figure \* ARABIC </w:instrText>
                                </w:r>
                              </w:ins>
                              <w:r>
                                <w:fldChar w:fldCharType="separate"/>
                              </w:r>
                              <w:ins w:id="3" w:author="Elvado Temgoua" w:date="2026-08-21T20:58:00Z" w16du:dateUtc="2026-08-21T19:58:00Z">
                                <w:r>
                                  <w:rPr>
                                    <w:noProof/>
                                  </w:rPr>
                                  <w:t>1</w:t>
                                </w:r>
                                <w:r>
                                  <w:fldChar w:fldCharType="end"/>
                                </w:r>
                                <w:r>
                                  <w:t xml:space="preserve"> Flowchart of BBIT\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18C67" id="Text Box 1" o:spid="_x0000_s1037" type="#_x0000_t202" style="position:absolute;left:0;text-align:left;margin-left:30.6pt;margin-top:257.1pt;width:6in;height:.05pt;z-index:2516767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UOGQIAAEAEAAAOAAAAZHJzL2Uyb0RvYy54bWysU8Fu2zAMvQ/YPwi6L066ti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" stroked="f">
                  <v:textbox style="mso-fit-shape-to-text:t" inset="0,0,0,0">
                    <w:txbxContent>
                      <w:p w14:paraId="543AED40" w14:textId="6B267260" w:rsidR="008C4724" w:rsidRPr="006265E4" w:rsidRDefault="008C4724">
                        <w:pPr>
                          <w:pStyle w:val="Caption"/>
                          <w:rPr>
                            <w:noProof/>
                          </w:rPr>
                          <w:pPrChange w:id="4" w:author="Elvado Temgoua" w:date="2026-08-21T20:58:00Z" w16du:dateUtc="2026-08-21T19:58:00Z">
                            <w:pPr/>
                          </w:pPrChange>
                        </w:pPr>
                        <w:ins w:id="5" w:author="Elvado Temgoua" w:date="2026-08-21T20:58:00Z" w16du:dateUtc="2026-08-21T19:58:00Z">
                          <w:r>
                            <w:t xml:space="preserve">Figure </w:t>
                          </w:r>
                          <w:r>
                            <w:fldChar w:fldCharType="begin"/>
                          </w:r>
                          <w:r>
                            <w:instrText xml:space="preserve"> SEQ Figure \* ARABIC </w:instrText>
                          </w:r>
                        </w:ins>
                        <w:r>
                          <w:fldChar w:fldCharType="separate"/>
                        </w:r>
                        <w:ins w:id="6" w:author="Elvado Temgoua" w:date="2026-08-21T20:58:00Z" w16du:dateUtc="2026-08-21T19:58:00Z">
                          <w:r>
                            <w:rPr>
                              <w:noProof/>
                            </w:rPr>
                            <w:t>1</w:t>
                          </w:r>
                          <w:r>
                            <w:fldChar w:fldCharType="end"/>
                          </w:r>
                          <w:r>
                            <w:t xml:space="preserve"> Flowchart of BBIT\</w:t>
                          </w:r>
                        </w:ins>
                      </w:p>
                    </w:txbxContent>
                  </v:textbox>
                  <w10:wrap type="square"/>
                </v:shape>
              </w:pict>
            </mc:Fallback>
          </mc:AlternateContent>
        </w:r>
      </w:ins>
      <w:r w:rsidR="00847E45">
        <w:rPr>
          <w:noProof/>
        </w:rPr>
        <w:drawing>
          <wp:anchor distT="0" distB="0" distL="114300" distR="114300" simplePos="0" relativeHeight="251658253" behindDoc="0" locked="0" layoutInCell="1" allowOverlap="1" wp14:anchorId="305922B0" wp14:editId="521896BE">
            <wp:simplePos x="0" y="0"/>
            <wp:positionH relativeFrom="column">
              <wp:posOffset>388620</wp:posOffset>
            </wp:positionH>
            <wp:positionV relativeFrom="paragraph">
              <wp:posOffset>7620</wp:posOffset>
            </wp:positionV>
            <wp:extent cx="5486400" cy="3200400"/>
            <wp:effectExtent l="57150" t="38100" r="76200" b="0"/>
            <wp:wrapSquare wrapText="bothSides"/>
            <wp:docPr id="1868663986"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p>
    <w:p w14:paraId="246F00EB" w14:textId="573B17A7" w:rsidR="00427DE4" w:rsidRDefault="00427DE4" w:rsidP="00882BB6"/>
    <w:p w14:paraId="53756057" w14:textId="71F58B28" w:rsidR="00DE3335" w:rsidRDefault="002063CC" w:rsidP="002063CC">
      <w:pPr>
        <w:pStyle w:val="Heading1"/>
        <w:numPr>
          <w:ilvl w:val="0"/>
          <w:numId w:val="5"/>
        </w:numPr>
      </w:pPr>
      <w:r>
        <w:lastRenderedPageBreak/>
        <w:t>GEOGRAPHICAL LOCATION</w:t>
      </w:r>
    </w:p>
    <w:p w14:paraId="37F8D4CF" w14:textId="77777777" w:rsidR="002063CC" w:rsidRDefault="002063CC" w:rsidP="002063CC"/>
    <w:p w14:paraId="204EB29C" w14:textId="77777777" w:rsidR="00E11484" w:rsidRDefault="00384EBE" w:rsidP="00B035C4">
      <w:pPr>
        <w:keepNext/>
      </w:pPr>
      <w:r>
        <w:rPr>
          <w:noProof/>
        </w:rPr>
        <w:drawing>
          <wp:inline distT="0" distB="0" distL="0" distR="0" wp14:anchorId="6E8A0AA8" wp14:editId="1F8D4A37">
            <wp:extent cx="6168785" cy="2929397"/>
            <wp:effectExtent l="0" t="0" r="3810" b="4445"/>
            <wp:docPr id="1874623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23182"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68785" cy="2929397"/>
                    </a:xfrm>
                    <a:prstGeom prst="rect">
                      <a:avLst/>
                    </a:prstGeom>
                  </pic:spPr>
                </pic:pic>
              </a:graphicData>
            </a:graphic>
          </wp:inline>
        </w:drawing>
      </w:r>
    </w:p>
    <w:p w14:paraId="290DCD2A" w14:textId="08A904A8" w:rsidR="00160259" w:rsidRDefault="00E11484" w:rsidP="00B035C4">
      <w:pPr>
        <w:pStyle w:val="Caption"/>
      </w:pPr>
      <w:r>
        <w:t xml:space="preserve">Figure </w:t>
      </w:r>
      <w:fldSimple w:instr=" SEQ Figure \* ARABIC ">
        <w:ins w:id="7" w:author="Elvado Temgoua" w:date="2026-08-21T20:58:00Z" w16du:dateUtc="2026-08-21T19:58:00Z">
          <w:r w:rsidR="008C4724">
            <w:rPr>
              <w:noProof/>
            </w:rPr>
            <w:t>2</w:t>
          </w:r>
        </w:ins>
        <w:del w:id="8" w:author="Elvado Temgoua" w:date="2026-08-21T20:58:00Z" w16du:dateUtc="2026-08-21T19:58:00Z">
          <w:r w:rsidR="00916420" w:rsidDel="008C4724">
            <w:rPr>
              <w:noProof/>
            </w:rPr>
            <w:delText>1</w:delText>
          </w:r>
        </w:del>
      </w:fldSimple>
      <w:r>
        <w:t xml:space="preserve"> BBIT Location</w:t>
      </w:r>
    </w:p>
    <w:p w14:paraId="23D8031D" w14:textId="77777777" w:rsidR="00160259" w:rsidRDefault="00160259" w:rsidP="002063CC"/>
    <w:p w14:paraId="58A3648A" w14:textId="1BF22582" w:rsidR="00160259" w:rsidRDefault="00160259" w:rsidP="002063CC"/>
    <w:p w14:paraId="4637093D" w14:textId="77777777" w:rsidR="00160259" w:rsidRDefault="00160259" w:rsidP="002063CC"/>
    <w:p w14:paraId="321A2BD5" w14:textId="19803A09" w:rsidR="00160259" w:rsidRDefault="00160259" w:rsidP="002063CC"/>
    <w:p w14:paraId="5D1267D1" w14:textId="77777777" w:rsidR="00160259" w:rsidRDefault="00160259" w:rsidP="002063CC">
      <w:pPr>
        <w:rPr>
          <w:ins w:id="9" w:author="Elvado Temgoua" w:date="2026-08-23T16:53:00Z" w16du:dateUtc="2026-08-23T15:53:00Z"/>
        </w:rPr>
      </w:pPr>
    </w:p>
    <w:p w14:paraId="1E8CB0DE" w14:textId="77777777" w:rsidR="00691AEE" w:rsidRDefault="00691AEE" w:rsidP="002063CC">
      <w:pPr>
        <w:rPr>
          <w:ins w:id="10" w:author="Elvado Temgoua" w:date="2026-08-23T16:53:00Z" w16du:dateUtc="2026-08-23T15:53:00Z"/>
        </w:rPr>
      </w:pPr>
    </w:p>
    <w:p w14:paraId="6A652D43" w14:textId="77777777" w:rsidR="00691AEE" w:rsidRDefault="00691AEE" w:rsidP="002063CC">
      <w:pPr>
        <w:rPr>
          <w:ins w:id="11" w:author="Elvado Temgoua" w:date="2026-08-23T16:53:00Z" w16du:dateUtc="2026-08-23T15:53:00Z"/>
        </w:rPr>
      </w:pPr>
    </w:p>
    <w:p w14:paraId="0A8FA073" w14:textId="77777777" w:rsidR="00691AEE" w:rsidRDefault="00691AEE" w:rsidP="002063CC">
      <w:pPr>
        <w:rPr>
          <w:ins w:id="12" w:author="Elvado Temgoua" w:date="2026-08-23T16:53:00Z" w16du:dateUtc="2026-08-23T15:53:00Z"/>
        </w:rPr>
      </w:pPr>
    </w:p>
    <w:p w14:paraId="518D0FA7" w14:textId="77777777" w:rsidR="00691AEE" w:rsidRDefault="00691AEE" w:rsidP="002063CC"/>
    <w:p w14:paraId="0C044425" w14:textId="77777777" w:rsidR="00160259" w:rsidRDefault="00160259" w:rsidP="002063CC"/>
    <w:p w14:paraId="77FC4E41" w14:textId="77777777" w:rsidR="00160259" w:rsidRDefault="00160259" w:rsidP="002063CC"/>
    <w:p w14:paraId="7F4029D7" w14:textId="77777777" w:rsidR="00160259" w:rsidRDefault="00160259" w:rsidP="002063CC"/>
    <w:p w14:paraId="7E108D23" w14:textId="77777777" w:rsidR="00160259" w:rsidRDefault="00160259" w:rsidP="002063CC"/>
    <w:p w14:paraId="344190A5" w14:textId="7BFC3BA4" w:rsidR="0006010A" w:rsidRDefault="0006010A" w:rsidP="00C51A48">
      <w:pPr>
        <w:pStyle w:val="Heading1"/>
        <w:numPr>
          <w:ilvl w:val="0"/>
          <w:numId w:val="5"/>
        </w:numPr>
      </w:pPr>
      <w:r>
        <w:lastRenderedPageBreak/>
        <w:t>BRIEF PRESENTATION OF THE PROJECT THEME</w:t>
      </w:r>
    </w:p>
    <w:p w14:paraId="533BAB74" w14:textId="535E6879" w:rsidR="005374F8" w:rsidRPr="005374F8" w:rsidRDefault="005374F8" w:rsidP="009A7FA8">
      <w:pPr>
        <w:spacing w:line="360" w:lineRule="auto"/>
        <w:ind w:firstLine="720"/>
      </w:pPr>
      <w:r w:rsidRPr="005374F8">
        <w:t xml:space="preserve">The project assigned during my internship at </w:t>
      </w:r>
      <w:r w:rsidRPr="005374F8">
        <w:rPr>
          <w:b/>
          <w:bCs/>
        </w:rPr>
        <w:t>BBIT SARL</w:t>
      </w:r>
      <w:r w:rsidRPr="005374F8">
        <w:t xml:space="preserve"> is entitled </w:t>
      </w:r>
      <w:r w:rsidRPr="005374F8">
        <w:rPr>
          <w:b/>
          <w:bCs/>
        </w:rPr>
        <w:t>"Design and Implementation of a Web-Based ERP for Small and Medium Enterprises (SMEs)."</w:t>
      </w:r>
      <w:r w:rsidR="00044E83">
        <w:t xml:space="preserve"> </w:t>
      </w:r>
      <w:r w:rsidRPr="005374F8">
        <w:t xml:space="preserve">The main objective of this project is to design and develop a modern </w:t>
      </w:r>
      <w:r w:rsidRPr="005374F8">
        <w:rPr>
          <w:b/>
          <w:bCs/>
        </w:rPr>
        <w:t>Enterprise Resource Planning (ERP)</w:t>
      </w:r>
      <w:r w:rsidRPr="005374F8">
        <w:t xml:space="preserve"> system that centralizes the management of an SME's daily operations within a single web application. Many SMEs still rely on manual processes or multiple independent applications to manage their activities, resulting in inefficiencies, data redundancy, and difficulties in decision-making.</w:t>
      </w:r>
    </w:p>
    <w:p w14:paraId="332D5270" w14:textId="77777777" w:rsidR="005374F8" w:rsidRPr="005374F8" w:rsidRDefault="005374F8" w:rsidP="009A7FA8">
      <w:pPr>
        <w:spacing w:line="360" w:lineRule="auto"/>
        <w:ind w:firstLine="720"/>
      </w:pPr>
      <w:r w:rsidRPr="005374F8">
        <w:t xml:space="preserve">To address these challenges, the proposed ERP integrates several functional modules, including </w:t>
      </w:r>
      <w:r w:rsidRPr="005374F8">
        <w:rPr>
          <w:b/>
          <w:bCs/>
        </w:rPr>
        <w:t>Employee Management</w:t>
      </w:r>
      <w:r w:rsidRPr="005374F8">
        <w:t xml:space="preserve">, </w:t>
      </w:r>
      <w:r w:rsidRPr="005374F8">
        <w:rPr>
          <w:b/>
          <w:bCs/>
        </w:rPr>
        <w:t>Attendance Management</w:t>
      </w:r>
      <w:r w:rsidRPr="005374F8">
        <w:t xml:space="preserve">, </w:t>
      </w:r>
      <w:r w:rsidRPr="005374F8">
        <w:rPr>
          <w:b/>
          <w:bCs/>
        </w:rPr>
        <w:t>Project Management</w:t>
      </w:r>
      <w:r w:rsidRPr="005374F8">
        <w:t xml:space="preserve">, </w:t>
      </w:r>
      <w:r w:rsidRPr="005374F8">
        <w:rPr>
          <w:b/>
          <w:bCs/>
        </w:rPr>
        <w:t>Task Management</w:t>
      </w:r>
      <w:r w:rsidRPr="005374F8">
        <w:t xml:space="preserve">, </w:t>
      </w:r>
      <w:r w:rsidRPr="005374F8">
        <w:rPr>
          <w:b/>
          <w:bCs/>
        </w:rPr>
        <w:t>Accounting Management</w:t>
      </w:r>
      <w:r w:rsidRPr="005374F8">
        <w:t xml:space="preserve">, </w:t>
      </w:r>
      <w:r w:rsidRPr="005374F8">
        <w:rPr>
          <w:b/>
          <w:bCs/>
        </w:rPr>
        <w:t>Customer Management</w:t>
      </w:r>
      <w:r w:rsidRPr="005374F8">
        <w:t xml:space="preserve">, </w:t>
      </w:r>
      <w:r w:rsidRPr="005374F8">
        <w:rPr>
          <w:b/>
          <w:bCs/>
        </w:rPr>
        <w:t>Quotation and Invoicing Management</w:t>
      </w:r>
      <w:r w:rsidRPr="005374F8">
        <w:t xml:space="preserve">, </w:t>
      </w:r>
      <w:r w:rsidRPr="005374F8">
        <w:rPr>
          <w:b/>
          <w:bCs/>
        </w:rPr>
        <w:t>Role and Permission Management</w:t>
      </w:r>
      <w:r w:rsidRPr="005374F8">
        <w:t xml:space="preserve">, </w:t>
      </w:r>
      <w:r w:rsidRPr="005374F8">
        <w:rPr>
          <w:b/>
          <w:bCs/>
        </w:rPr>
        <w:t>Automated Notifications and Reporting</w:t>
      </w:r>
      <w:r w:rsidRPr="005374F8">
        <w:t xml:space="preserve">, as well as a </w:t>
      </w:r>
      <w:r w:rsidRPr="005374F8">
        <w:rPr>
          <w:b/>
          <w:bCs/>
        </w:rPr>
        <w:t>Decision Support Dashboard</w:t>
      </w:r>
      <w:r w:rsidRPr="005374F8">
        <w:t xml:space="preserve"> that provides </w:t>
      </w:r>
      <w:r w:rsidRPr="005374F8">
        <w:rPr>
          <w:b/>
          <w:bCs/>
        </w:rPr>
        <w:t>Key Performance Indicators (KPIs)</w:t>
      </w:r>
      <w:r w:rsidRPr="005374F8">
        <w:t xml:space="preserve"> for managers.</w:t>
      </w:r>
    </w:p>
    <w:p w14:paraId="5CF8C8D1" w14:textId="77777777" w:rsidR="005374F8" w:rsidRDefault="005374F8" w:rsidP="0006010A"/>
    <w:p w14:paraId="03A323F4" w14:textId="77777777" w:rsidR="005374F8" w:rsidRDefault="005374F8" w:rsidP="0006010A"/>
    <w:p w14:paraId="37AE6088" w14:textId="77777777" w:rsidR="005374F8" w:rsidRDefault="005374F8" w:rsidP="0006010A"/>
    <w:p w14:paraId="7AE4C3D9" w14:textId="77777777" w:rsidR="005374F8" w:rsidRDefault="005374F8" w:rsidP="0006010A"/>
    <w:p w14:paraId="189F3167" w14:textId="77777777" w:rsidR="005374F8" w:rsidRDefault="005374F8" w:rsidP="0006010A"/>
    <w:p w14:paraId="0D19904E" w14:textId="77777777" w:rsidR="005374F8" w:rsidRDefault="005374F8" w:rsidP="0006010A"/>
    <w:p w14:paraId="2C3B4BCB" w14:textId="77777777" w:rsidR="005374F8" w:rsidRDefault="005374F8" w:rsidP="0006010A"/>
    <w:p w14:paraId="5A3774FC" w14:textId="77777777" w:rsidR="005374F8" w:rsidRDefault="005374F8" w:rsidP="0006010A"/>
    <w:p w14:paraId="539E71C1" w14:textId="77777777" w:rsidR="005374F8" w:rsidRDefault="005374F8" w:rsidP="0006010A"/>
    <w:p w14:paraId="1E301824" w14:textId="77777777" w:rsidR="005374F8" w:rsidRDefault="005374F8" w:rsidP="0006010A"/>
    <w:p w14:paraId="3F12E580" w14:textId="77777777" w:rsidR="005374F8" w:rsidRDefault="005374F8" w:rsidP="0006010A"/>
    <w:p w14:paraId="09104496" w14:textId="77777777" w:rsidR="005374F8" w:rsidRDefault="005374F8" w:rsidP="0006010A"/>
    <w:p w14:paraId="0AC92278" w14:textId="77777777" w:rsidR="005374F8" w:rsidRDefault="005374F8" w:rsidP="0006010A"/>
    <w:p w14:paraId="5776E63C" w14:textId="3359E696" w:rsidR="005374F8" w:rsidRDefault="005374F8" w:rsidP="005374F8">
      <w:pPr>
        <w:pStyle w:val="Heading1"/>
      </w:pPr>
      <w:r>
        <w:lastRenderedPageBreak/>
        <w:t>CONCLUSION</w:t>
      </w:r>
    </w:p>
    <w:p w14:paraId="1320E58A" w14:textId="718069C1" w:rsidR="00BE621B" w:rsidRPr="00BE621B" w:rsidRDefault="00BE621B" w:rsidP="00BE621B">
      <w:pPr>
        <w:spacing w:line="360" w:lineRule="auto"/>
      </w:pPr>
      <w:r>
        <w:tab/>
      </w:r>
      <w:r w:rsidRPr="00BE621B">
        <w:t xml:space="preserve">The insertion phase allowed me to integrate successfully into the professional environment of </w:t>
      </w:r>
      <w:r w:rsidRPr="00BE621B">
        <w:rPr>
          <w:b/>
          <w:bCs/>
        </w:rPr>
        <w:t>BBIT SARL</w:t>
      </w:r>
      <w:r w:rsidRPr="00BE621B">
        <w:t xml:space="preserve"> and to understand the company's organization, working methodology, and development culture</w:t>
      </w:r>
      <w:r w:rsidR="00036B3B">
        <w:t xml:space="preserve">. </w:t>
      </w:r>
      <w:r w:rsidRPr="00BE621B">
        <w:t xml:space="preserve">The progressive technical training provided by the company, covering </w:t>
      </w:r>
      <w:r w:rsidRPr="00BE621B">
        <w:rPr>
          <w:b/>
          <w:bCs/>
        </w:rPr>
        <w:t>Laravel</w:t>
      </w:r>
      <w:r w:rsidRPr="00BE621B">
        <w:t xml:space="preserve">, </w:t>
      </w:r>
      <w:r w:rsidRPr="00BE621B">
        <w:rPr>
          <w:b/>
          <w:bCs/>
        </w:rPr>
        <w:t>SOLID Principles</w:t>
      </w:r>
      <w:r w:rsidRPr="00BE621B">
        <w:t xml:space="preserve">, </w:t>
      </w:r>
      <w:r w:rsidRPr="00BE621B">
        <w:rPr>
          <w:b/>
          <w:bCs/>
        </w:rPr>
        <w:t>Hexagonal Architecture</w:t>
      </w:r>
      <w:r w:rsidRPr="00BE621B">
        <w:t xml:space="preserve">, and </w:t>
      </w:r>
      <w:r w:rsidRPr="00BE621B">
        <w:rPr>
          <w:b/>
          <w:bCs/>
        </w:rPr>
        <w:t>Microservices</w:t>
      </w:r>
      <w:r w:rsidRPr="00BE621B">
        <w:t xml:space="preserve">, significantly strengthened my software engineering skills and prepared me for the successful realization of my internship project. This experience established a solid foundation for the technical phase of this report, which presents the design and implementation of a </w:t>
      </w:r>
      <w:r w:rsidRPr="00BE621B">
        <w:rPr>
          <w:b/>
          <w:bCs/>
        </w:rPr>
        <w:t>Web-Based ERP System for Small and Medium Enterprises (SMEs)</w:t>
      </w:r>
      <w:r w:rsidRPr="00BE621B">
        <w:t>.</w:t>
      </w:r>
    </w:p>
    <w:p w14:paraId="7D7A8330" w14:textId="77365B1A" w:rsidR="005374F8" w:rsidRDefault="005374F8" w:rsidP="005374F8"/>
    <w:p w14:paraId="66F9045B" w14:textId="77777777" w:rsidR="00A35498" w:rsidRDefault="00A35498" w:rsidP="005374F8"/>
    <w:p w14:paraId="296F2B0A" w14:textId="77777777" w:rsidR="00A35498" w:rsidRDefault="00A35498" w:rsidP="005374F8"/>
    <w:p w14:paraId="2E0FE0BF" w14:textId="77777777" w:rsidR="00A35498" w:rsidRDefault="00A35498" w:rsidP="005374F8"/>
    <w:p w14:paraId="38A3C6AA" w14:textId="77777777" w:rsidR="00A35498" w:rsidRDefault="00A35498" w:rsidP="005374F8"/>
    <w:p w14:paraId="0978381C" w14:textId="77777777" w:rsidR="00A35498" w:rsidRDefault="00A35498" w:rsidP="005374F8"/>
    <w:p w14:paraId="6AA7A7C4" w14:textId="77777777" w:rsidR="00A35498" w:rsidRDefault="00A35498" w:rsidP="005374F8"/>
    <w:p w14:paraId="1282AE61" w14:textId="77777777" w:rsidR="00A35498" w:rsidRDefault="00A35498" w:rsidP="005374F8"/>
    <w:p w14:paraId="36DA97D1" w14:textId="77777777" w:rsidR="00A35498" w:rsidRDefault="00A35498" w:rsidP="005374F8"/>
    <w:p w14:paraId="29E07E52" w14:textId="77777777" w:rsidR="00A35498" w:rsidRDefault="00A35498" w:rsidP="005374F8"/>
    <w:p w14:paraId="121D3626" w14:textId="77777777" w:rsidR="00A35498" w:rsidRDefault="00A35498" w:rsidP="005374F8"/>
    <w:p w14:paraId="29E0A97C" w14:textId="77777777" w:rsidR="00A35498" w:rsidRDefault="00A35498" w:rsidP="005374F8"/>
    <w:p w14:paraId="0F2D1342" w14:textId="77777777" w:rsidR="00A35498" w:rsidRDefault="00A35498" w:rsidP="005374F8"/>
    <w:p w14:paraId="454088CA" w14:textId="77777777" w:rsidR="00A35498" w:rsidRDefault="00A35498" w:rsidP="005374F8"/>
    <w:p w14:paraId="2CB22C34" w14:textId="77777777" w:rsidR="00A35498" w:rsidRDefault="00A35498" w:rsidP="005374F8"/>
    <w:p w14:paraId="59332BF4" w14:textId="77777777" w:rsidR="00A35498" w:rsidRDefault="00A35498" w:rsidP="005374F8"/>
    <w:p w14:paraId="5619B8A5" w14:textId="77777777" w:rsidR="00A35498" w:rsidRDefault="00A35498" w:rsidP="005374F8"/>
    <w:p w14:paraId="675541D8" w14:textId="0FB58E13" w:rsidR="00A35498" w:rsidRDefault="00A35498" w:rsidP="005374F8"/>
    <w:p w14:paraId="0A0EE6D9" w14:textId="77777777" w:rsidR="00493DA5" w:rsidRPr="00493DA5" w:rsidRDefault="00493DA5" w:rsidP="00493DA5"/>
    <w:p w14:paraId="324ABFDF" w14:textId="77777777" w:rsidR="00493DA5" w:rsidRPr="00493DA5" w:rsidRDefault="00493DA5" w:rsidP="00493DA5"/>
    <w:p w14:paraId="01BC566E" w14:textId="77777777" w:rsidR="00493DA5" w:rsidRPr="00493DA5" w:rsidRDefault="00493DA5" w:rsidP="00493DA5"/>
    <w:p w14:paraId="5A20C99B" w14:textId="77777777" w:rsidR="00493DA5" w:rsidRPr="00493DA5" w:rsidRDefault="00493DA5" w:rsidP="00493DA5"/>
    <w:p w14:paraId="41A77436" w14:textId="77777777" w:rsidR="00493DA5" w:rsidRPr="00493DA5" w:rsidRDefault="00493DA5" w:rsidP="00493DA5"/>
    <w:p w14:paraId="436AC009" w14:textId="57037E4A" w:rsidR="00493DA5" w:rsidRPr="00493DA5" w:rsidRDefault="00493DA5" w:rsidP="00493DA5"/>
    <w:p w14:paraId="0714C51A" w14:textId="77777777" w:rsidR="00493DA5" w:rsidRPr="00493DA5" w:rsidRDefault="00493DA5" w:rsidP="00493DA5"/>
    <w:p w14:paraId="455C21DB" w14:textId="4AFE149B" w:rsidR="00493DA5" w:rsidRPr="00493DA5" w:rsidRDefault="00493DA5" w:rsidP="00493DA5"/>
    <w:p w14:paraId="5BB3D81F" w14:textId="3DBC4EE9" w:rsidR="00493DA5" w:rsidRPr="00493DA5" w:rsidRDefault="00493DA5" w:rsidP="00493DA5"/>
    <w:p w14:paraId="78FAE637" w14:textId="41ECF4FB" w:rsidR="00493DA5" w:rsidRPr="00493DA5" w:rsidRDefault="00493DA5" w:rsidP="00493DA5"/>
    <w:p w14:paraId="6C6731D6" w14:textId="621B7C1B" w:rsidR="00493DA5" w:rsidRPr="00493DA5" w:rsidRDefault="00493DA5" w:rsidP="00493DA5"/>
    <w:p w14:paraId="02A8455D" w14:textId="5375129D" w:rsidR="00493DA5" w:rsidRPr="00493DA5" w:rsidRDefault="00036B3B" w:rsidP="00493DA5">
      <w:r>
        <w:rPr>
          <w:noProof/>
        </w:rPr>
        <mc:AlternateContent>
          <mc:Choice Requires="wps">
            <w:drawing>
              <wp:anchor distT="0" distB="0" distL="114300" distR="114300" simplePos="0" relativeHeight="251658254" behindDoc="0" locked="0" layoutInCell="1" allowOverlap="1" wp14:anchorId="3478CA9A" wp14:editId="4D580613">
                <wp:simplePos x="0" y="0"/>
                <wp:positionH relativeFrom="margin">
                  <wp:align>center</wp:align>
                </wp:positionH>
                <wp:positionV relativeFrom="paragraph">
                  <wp:posOffset>147320</wp:posOffset>
                </wp:positionV>
                <wp:extent cx="4488815" cy="1814830"/>
                <wp:effectExtent l="38100" t="76200" r="26035" b="71120"/>
                <wp:wrapNone/>
                <wp:docPr id="246978095" name="Arrow: Pentagon 16"/>
                <wp:cNvGraphicFramePr/>
                <a:graphic xmlns:a="http://schemas.openxmlformats.org/drawingml/2006/main">
                  <a:graphicData uri="http://schemas.microsoft.com/office/word/2010/wordprocessingShape">
                    <wps:wsp>
                      <wps:cNvSpPr/>
                      <wps:spPr>
                        <a:xfrm>
                          <a:off x="0" y="0"/>
                          <a:ext cx="4488815" cy="1814830"/>
                        </a:xfrm>
                        <a:custGeom>
                          <a:avLst/>
                          <a:gdLst>
                            <a:gd name="csX0" fmla="*/ 0 w 4488815"/>
                            <a:gd name="csY0" fmla="*/ 0 h 1814830"/>
                            <a:gd name="csX1" fmla="*/ 3581400 w 4488815"/>
                            <a:gd name="csY1" fmla="*/ 0 h 1814830"/>
                            <a:gd name="csX2" fmla="*/ 4488815 w 4488815"/>
                            <a:gd name="csY2" fmla="*/ 907415 h 1814830"/>
                            <a:gd name="csX3" fmla="*/ 3581400 w 4488815"/>
                            <a:gd name="csY3" fmla="*/ 1814830 h 1814830"/>
                            <a:gd name="csX4" fmla="*/ 0 w 4488815"/>
                            <a:gd name="csY4" fmla="*/ 1814830 h 1814830"/>
                            <a:gd name="csX5" fmla="*/ 0 w 4488815"/>
                            <a:gd name="csY5" fmla="*/ 0 h 1814830"/>
                          </a:gdLst>
                          <a:ahLst/>
                          <a:cxnLst>
                            <a:cxn ang="0">
                              <a:pos x="csX0" y="csY0"/>
                            </a:cxn>
                            <a:cxn ang="0">
                              <a:pos x="csX1" y="csY1"/>
                            </a:cxn>
                            <a:cxn ang="0">
                              <a:pos x="csX2" y="csY2"/>
                            </a:cxn>
                            <a:cxn ang="0">
                              <a:pos x="csX3" y="csY3"/>
                            </a:cxn>
                            <a:cxn ang="0">
                              <a:pos x="csX4" y="csY4"/>
                            </a:cxn>
                            <a:cxn ang="0">
                              <a:pos x="csX5" y="csY5"/>
                            </a:cxn>
                          </a:cxnLst>
                          <a:rect l="l" t="t" r="r" b="b"/>
                          <a:pathLst>
                            <a:path w="4488815" h="1814830" fill="none" extrusionOk="0">
                              <a:moveTo>
                                <a:pt x="0" y="0"/>
                              </a:moveTo>
                              <a:cubicBezTo>
                                <a:pt x="890884" y="114589"/>
                                <a:pt x="1800368" y="87434"/>
                                <a:pt x="3581400" y="0"/>
                              </a:cubicBezTo>
                              <a:cubicBezTo>
                                <a:pt x="3781268" y="121029"/>
                                <a:pt x="4166392" y="509589"/>
                                <a:pt x="4488815" y="907415"/>
                              </a:cubicBezTo>
                              <a:cubicBezTo>
                                <a:pt x="4240295" y="1232841"/>
                                <a:pt x="3924803" y="1496505"/>
                                <a:pt x="3581400" y="1814830"/>
                              </a:cubicBezTo>
                              <a:cubicBezTo>
                                <a:pt x="3125037" y="1770531"/>
                                <a:pt x="1046250" y="1961440"/>
                                <a:pt x="0" y="1814830"/>
                              </a:cubicBezTo>
                              <a:cubicBezTo>
                                <a:pt x="-8698" y="1580477"/>
                                <a:pt x="90409" y="443246"/>
                                <a:pt x="0" y="0"/>
                              </a:cubicBezTo>
                              <a:close/>
                            </a:path>
                            <a:path w="4488815" h="1814830" stroke="0" extrusionOk="0">
                              <a:moveTo>
                                <a:pt x="0" y="0"/>
                              </a:moveTo>
                              <a:cubicBezTo>
                                <a:pt x="1547648" y="-58898"/>
                                <a:pt x="2360526" y="-156871"/>
                                <a:pt x="3581400" y="0"/>
                              </a:cubicBezTo>
                              <a:cubicBezTo>
                                <a:pt x="3980275" y="428488"/>
                                <a:pt x="4376457" y="818415"/>
                                <a:pt x="4488815" y="907415"/>
                              </a:cubicBezTo>
                              <a:cubicBezTo>
                                <a:pt x="4205632" y="1278020"/>
                                <a:pt x="3722442" y="1627514"/>
                                <a:pt x="3581400" y="1814830"/>
                              </a:cubicBezTo>
                              <a:cubicBezTo>
                                <a:pt x="2998626" y="1699999"/>
                                <a:pt x="1769547" y="1728510"/>
                                <a:pt x="0" y="1814830"/>
                              </a:cubicBezTo>
                              <a:cubicBezTo>
                                <a:pt x="146811" y="1450009"/>
                                <a:pt x="-142451" y="821753"/>
                                <a:pt x="0" y="0"/>
                              </a:cubicBezTo>
                              <a:close/>
                            </a:path>
                          </a:pathLst>
                        </a:custGeom>
                        <a:ln>
                          <a:extLst>
                            <a:ext uri="{C807C97D-BFC1-408E-A445-0C87EB9F89A2}">
                              <ask:lineSketchStyleProps xmlns:ask="http://schemas.microsoft.com/office/drawing/2018/sketchyshapes" sd="2294633429">
                                <a:prstGeom prst="homePlate">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06CC97C" w14:textId="70FDA205" w:rsidR="00A35498" w:rsidRPr="00C14F5E" w:rsidRDefault="00A35498" w:rsidP="00A35498">
                            <w:pPr>
                              <w:jc w:val="center"/>
                              <w:rPr>
                                <w:b/>
                                <w:bCs/>
                                <w:sz w:val="40"/>
                                <w:szCs w:val="40"/>
                              </w:rPr>
                            </w:pPr>
                            <w:r w:rsidRPr="00C14F5E">
                              <w:rPr>
                                <w:b/>
                                <w:bCs/>
                                <w:sz w:val="40"/>
                                <w:szCs w:val="40"/>
                              </w:rPr>
                              <w:t>PART I</w:t>
                            </w:r>
                            <w:r w:rsidR="005C51BB">
                              <w:rPr>
                                <w:b/>
                                <w:bCs/>
                                <w:sz w:val="40"/>
                                <w:szCs w:val="40"/>
                              </w:rPr>
                              <w:t>I</w:t>
                            </w:r>
                            <w:r w:rsidRPr="00C14F5E">
                              <w:rPr>
                                <w:b/>
                                <w:bCs/>
                                <w:sz w:val="40"/>
                                <w:szCs w:val="40"/>
                              </w:rPr>
                              <w:t xml:space="preserve">: </w:t>
                            </w:r>
                            <w:r w:rsidR="005C51BB">
                              <w:rPr>
                                <w:b/>
                                <w:bCs/>
                                <w:sz w:val="40"/>
                                <w:szCs w:val="40"/>
                              </w:rPr>
                              <w:t>TECHNICAL</w:t>
                            </w:r>
                            <w:r w:rsidR="005C51BB" w:rsidRPr="00C14F5E">
                              <w:rPr>
                                <w:b/>
                                <w:bCs/>
                                <w:sz w:val="40"/>
                                <w:szCs w:val="40"/>
                              </w:rPr>
                              <w:t xml:space="preserve"> </w:t>
                            </w:r>
                            <w:r w:rsidRPr="00C14F5E">
                              <w:rPr>
                                <w:b/>
                                <w:bCs/>
                                <w:sz w:val="40"/>
                                <w:szCs w:val="40"/>
                              </w:rPr>
                              <w:t>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78CA9A" id="_x0000_s1038" type="#_x0000_t15" style="position:absolute;left:0;text-align:left;margin-left:0;margin-top:11.6pt;width:353.45pt;height:142.9pt;z-index:25165825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" adj="17234" fillcolor="#3494ba [3204]" strokecolor="#07151b [484]" strokeweight="1pt">
                <v:textbox>
                  <w:txbxContent>
                    <w:p w14:paraId="706CC97C" w14:textId="70FDA205" w:rsidR="00A35498" w:rsidRPr="00C14F5E" w:rsidRDefault="00A35498" w:rsidP="00A35498">
                      <w:pPr>
                        <w:jc w:val="center"/>
                        <w:rPr>
                          <w:b/>
                          <w:bCs/>
                          <w:sz w:val="40"/>
                          <w:szCs w:val="40"/>
                        </w:rPr>
                      </w:pPr>
                      <w:r w:rsidRPr="00C14F5E">
                        <w:rPr>
                          <w:b/>
                          <w:bCs/>
                          <w:sz w:val="40"/>
                          <w:szCs w:val="40"/>
                        </w:rPr>
                        <w:t>PART I</w:t>
                      </w:r>
                      <w:r w:rsidR="005C51BB">
                        <w:rPr>
                          <w:b/>
                          <w:bCs/>
                          <w:sz w:val="40"/>
                          <w:szCs w:val="40"/>
                        </w:rPr>
                        <w:t>I</w:t>
                      </w:r>
                      <w:r w:rsidRPr="00C14F5E">
                        <w:rPr>
                          <w:b/>
                          <w:bCs/>
                          <w:sz w:val="40"/>
                          <w:szCs w:val="40"/>
                        </w:rPr>
                        <w:t xml:space="preserve">: </w:t>
                      </w:r>
                      <w:r w:rsidR="005C51BB">
                        <w:rPr>
                          <w:b/>
                          <w:bCs/>
                          <w:sz w:val="40"/>
                          <w:szCs w:val="40"/>
                        </w:rPr>
                        <w:t>TECHNICAL</w:t>
                      </w:r>
                      <w:r w:rsidR="005C51BB" w:rsidRPr="00C14F5E">
                        <w:rPr>
                          <w:b/>
                          <w:bCs/>
                          <w:sz w:val="40"/>
                          <w:szCs w:val="40"/>
                        </w:rPr>
                        <w:t xml:space="preserve"> </w:t>
                      </w:r>
                      <w:r w:rsidRPr="00C14F5E">
                        <w:rPr>
                          <w:b/>
                          <w:bCs/>
                          <w:sz w:val="40"/>
                          <w:szCs w:val="40"/>
                        </w:rPr>
                        <w:t>PHASE</w:t>
                      </w:r>
                    </w:p>
                  </w:txbxContent>
                </v:textbox>
                <w10:wrap anchorx="margin"/>
              </v:shape>
            </w:pict>
          </mc:Fallback>
        </mc:AlternateContent>
      </w:r>
    </w:p>
    <w:p w14:paraId="323674D6" w14:textId="7407D810" w:rsidR="00493DA5" w:rsidRPr="00493DA5" w:rsidRDefault="00493DA5" w:rsidP="00493DA5"/>
    <w:p w14:paraId="510EC496" w14:textId="3C27FAB8" w:rsidR="00493DA5" w:rsidRPr="00493DA5" w:rsidRDefault="00493DA5" w:rsidP="00493DA5"/>
    <w:p w14:paraId="7C8AB85C" w14:textId="6851089F" w:rsidR="00493DA5" w:rsidRPr="00493DA5" w:rsidRDefault="00493DA5" w:rsidP="00493DA5"/>
    <w:p w14:paraId="658CEA7F" w14:textId="77777777" w:rsidR="00493DA5" w:rsidRPr="00493DA5" w:rsidRDefault="00493DA5" w:rsidP="00493DA5"/>
    <w:p w14:paraId="0C2838C5" w14:textId="77777777" w:rsidR="00493DA5" w:rsidRPr="00493DA5" w:rsidRDefault="00493DA5" w:rsidP="00493DA5"/>
    <w:p w14:paraId="45174A07" w14:textId="77777777" w:rsidR="00493DA5" w:rsidRPr="00493DA5" w:rsidRDefault="00493DA5" w:rsidP="00493DA5"/>
    <w:p w14:paraId="25683296" w14:textId="77777777" w:rsidR="00493DA5" w:rsidRPr="00493DA5" w:rsidRDefault="00493DA5" w:rsidP="00493DA5"/>
    <w:p w14:paraId="4D8826EA" w14:textId="77777777" w:rsidR="00493DA5" w:rsidRPr="00493DA5" w:rsidRDefault="00493DA5" w:rsidP="00493DA5"/>
    <w:p w14:paraId="57A99E77" w14:textId="77777777" w:rsidR="00493DA5" w:rsidRPr="00493DA5" w:rsidRDefault="00493DA5" w:rsidP="00493DA5"/>
    <w:p w14:paraId="76DEF8B8" w14:textId="77777777" w:rsidR="00493DA5" w:rsidRPr="00493DA5" w:rsidRDefault="00493DA5" w:rsidP="00493DA5"/>
    <w:p w14:paraId="78FA7AC6" w14:textId="77777777" w:rsidR="00493DA5" w:rsidRPr="00493DA5" w:rsidRDefault="00493DA5" w:rsidP="00493DA5"/>
    <w:p w14:paraId="3F320060" w14:textId="77777777" w:rsidR="00493DA5" w:rsidRDefault="00493DA5" w:rsidP="00493DA5"/>
    <w:p w14:paraId="177A66DC" w14:textId="77777777" w:rsidR="00036B3B" w:rsidRDefault="00036B3B" w:rsidP="00493DA5">
      <w:pPr>
        <w:tabs>
          <w:tab w:val="left" w:pos="5674"/>
        </w:tabs>
      </w:pPr>
    </w:p>
    <w:p w14:paraId="0728AACE" w14:textId="6F4DD1E6" w:rsidR="00493DA5" w:rsidRDefault="00493DA5" w:rsidP="00493DA5">
      <w:pPr>
        <w:tabs>
          <w:tab w:val="left" w:pos="5674"/>
        </w:tabs>
      </w:pPr>
      <w:r>
        <w:tab/>
      </w:r>
    </w:p>
    <w:p w14:paraId="3C510827" w14:textId="3B28BFCD" w:rsidR="00493DA5" w:rsidRDefault="005921B9" w:rsidP="005921B9">
      <w:pPr>
        <w:pStyle w:val="Style1"/>
      </w:pPr>
      <w:r>
        <w:lastRenderedPageBreak/>
        <w:t>Preamble</w:t>
      </w:r>
    </w:p>
    <w:p w14:paraId="7C7694DF" w14:textId="573706FD" w:rsidR="005921B9" w:rsidRDefault="009F648F" w:rsidP="00C51A48">
      <w:pPr>
        <w:spacing w:line="360" w:lineRule="auto"/>
      </w:pPr>
      <w:r>
        <w:tab/>
        <w:t>The technical phase is</w:t>
      </w:r>
      <w:r w:rsidR="00345860">
        <w:t xml:space="preserve"> delved into technical intricacies of the system, focusing on the </w:t>
      </w:r>
      <w:r w:rsidR="007A4BAC">
        <w:t>I infrastructure</w:t>
      </w:r>
      <w:r w:rsidR="00AC2397">
        <w:t xml:space="preserve">, security, and performance optimization to ensure a robust and </w:t>
      </w:r>
      <w:r w:rsidR="00740A9B">
        <w:t>efficient solution</w:t>
      </w:r>
      <w:r w:rsidR="007A4BAC">
        <w:t>.</w:t>
      </w:r>
      <w:r w:rsidR="005921B9">
        <w:tab/>
      </w:r>
    </w:p>
    <w:p w14:paraId="07DE6FE7" w14:textId="7C7723DC" w:rsidR="00FF2E58" w:rsidRDefault="00FF2E58" w:rsidP="00FF2E58">
      <w:pPr>
        <w:pStyle w:val="Style1"/>
      </w:pPr>
      <w:r>
        <w:t>Content overview</w:t>
      </w:r>
    </w:p>
    <w:p w14:paraId="60F5528F" w14:textId="15C065CE" w:rsidR="00FF2E58" w:rsidRDefault="00FF2E58" w:rsidP="00FF2E58">
      <w:r>
        <w:rPr>
          <w:noProof/>
        </w:rPr>
        <mc:AlternateContent>
          <mc:Choice Requires="wps">
            <w:drawing>
              <wp:anchor distT="0" distB="0" distL="114300" distR="114300" simplePos="0" relativeHeight="251658255" behindDoc="0" locked="0" layoutInCell="1" allowOverlap="1" wp14:anchorId="110E5154" wp14:editId="6D52AD8C">
                <wp:simplePos x="0" y="0"/>
                <wp:positionH relativeFrom="margin">
                  <wp:posOffset>-152400</wp:posOffset>
                </wp:positionH>
                <wp:positionV relativeFrom="paragraph">
                  <wp:posOffset>506095</wp:posOffset>
                </wp:positionV>
                <wp:extent cx="6057900" cy="5054600"/>
                <wp:effectExtent l="0" t="19050" r="38100" b="127000"/>
                <wp:wrapNone/>
                <wp:docPr id="1913025146"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223FAD07" w14:textId="77777777" w:rsidR="00FF2E58" w:rsidRDefault="00FF2E58" w:rsidP="0080423B">
                            <w:pPr>
                              <w:pStyle w:val="Content"/>
                              <w:spacing w:line="360" w:lineRule="auto"/>
                            </w:pPr>
                            <w:r>
                              <w:t>INTRODUCTION</w:t>
                            </w:r>
                          </w:p>
                          <w:p w14:paraId="1A8483F3" w14:textId="77CB4F6A" w:rsidR="00FF2E58" w:rsidRDefault="00FF2E58" w:rsidP="0080423B">
                            <w:pPr>
                              <w:pStyle w:val="Content"/>
                              <w:spacing w:line="360" w:lineRule="auto"/>
                              <w:rPr>
                                <w:b w:val="0"/>
                                <w:bCs/>
                              </w:rPr>
                            </w:pPr>
                            <w:r>
                              <w:rPr>
                                <w:b w:val="0"/>
                                <w:bCs/>
                              </w:rPr>
                              <w:t>FILE</w:t>
                            </w:r>
                            <w:r w:rsidR="004963A9">
                              <w:rPr>
                                <w:b w:val="0"/>
                                <w:bCs/>
                              </w:rPr>
                              <w:t xml:space="preserve"> I: THE EXISTING SYSTEM</w:t>
                            </w:r>
                          </w:p>
                          <w:p w14:paraId="7ECA5591" w14:textId="50CF9843" w:rsidR="004963A9" w:rsidRDefault="004963A9" w:rsidP="0080423B">
                            <w:pPr>
                              <w:pStyle w:val="Content"/>
                              <w:spacing w:line="360" w:lineRule="auto"/>
                              <w:rPr>
                                <w:b w:val="0"/>
                                <w:bCs/>
                              </w:rPr>
                            </w:pPr>
                            <w:r>
                              <w:rPr>
                                <w:b w:val="0"/>
                                <w:bCs/>
                              </w:rPr>
                              <w:t>FILE II: THE SPECIFICATION BOOK</w:t>
                            </w:r>
                          </w:p>
                          <w:p w14:paraId="4C61519D" w14:textId="6E12D143" w:rsidR="004963A9" w:rsidRDefault="004963A9" w:rsidP="0080423B">
                            <w:pPr>
                              <w:pStyle w:val="Content"/>
                              <w:spacing w:line="360" w:lineRule="auto"/>
                              <w:rPr>
                                <w:b w:val="0"/>
                                <w:bCs/>
                              </w:rPr>
                            </w:pPr>
                            <w:r>
                              <w:rPr>
                                <w:b w:val="0"/>
                                <w:bCs/>
                              </w:rPr>
                              <w:t>FILE III: THE ANALYSIS FILE</w:t>
                            </w:r>
                          </w:p>
                          <w:p w14:paraId="3A39848E" w14:textId="103DF3C8" w:rsidR="005311FF" w:rsidRDefault="005311FF" w:rsidP="0080423B">
                            <w:pPr>
                              <w:pStyle w:val="Content"/>
                              <w:spacing w:line="360" w:lineRule="auto"/>
                              <w:rPr>
                                <w:b w:val="0"/>
                                <w:bCs/>
                              </w:rPr>
                            </w:pPr>
                            <w:r>
                              <w:rPr>
                                <w:b w:val="0"/>
                                <w:bCs/>
                              </w:rPr>
                              <w:t>FILE IV: THE DESIGN FILE</w:t>
                            </w:r>
                          </w:p>
                          <w:p w14:paraId="5D702BF5" w14:textId="21F67105" w:rsidR="005311FF" w:rsidRDefault="005311FF" w:rsidP="0080423B">
                            <w:pPr>
                              <w:pStyle w:val="Content"/>
                              <w:spacing w:line="360" w:lineRule="auto"/>
                              <w:rPr>
                                <w:b w:val="0"/>
                                <w:bCs/>
                              </w:rPr>
                            </w:pPr>
                            <w:r>
                              <w:rPr>
                                <w:b w:val="0"/>
                                <w:bCs/>
                              </w:rPr>
                              <w:t>FILE V:</w:t>
                            </w:r>
                            <w:r w:rsidR="001415D5">
                              <w:rPr>
                                <w:b w:val="0"/>
                                <w:bCs/>
                              </w:rPr>
                              <w:t xml:space="preserve"> THE DEPLOYMENT FILE</w:t>
                            </w:r>
                          </w:p>
                          <w:p w14:paraId="5F258BDF" w14:textId="7B633A30" w:rsidR="001415D5" w:rsidRDefault="001415D5" w:rsidP="0080423B">
                            <w:pPr>
                              <w:pStyle w:val="Content"/>
                              <w:spacing w:line="360" w:lineRule="auto"/>
                              <w:rPr>
                                <w:b w:val="0"/>
                                <w:bCs/>
                              </w:rPr>
                            </w:pPr>
                            <w:r>
                              <w:rPr>
                                <w:b w:val="0"/>
                                <w:bCs/>
                              </w:rPr>
                              <w:t>FILE VI: THE FUNCTIONAL TESTING</w:t>
                            </w:r>
                          </w:p>
                          <w:p w14:paraId="7B0FF25D" w14:textId="25143C35" w:rsidR="00AC015C" w:rsidRPr="00C51A48" w:rsidRDefault="00AC015C" w:rsidP="0080423B">
                            <w:pPr>
                              <w:pStyle w:val="Content"/>
                              <w:spacing w:line="360" w:lineRule="auto"/>
                              <w:rPr>
                                <w:b w:val="0"/>
                                <w:bCs/>
                              </w:rPr>
                            </w:pPr>
                            <w:r>
                              <w:rPr>
                                <w:b w:val="0"/>
                                <w:bCs/>
                              </w:rPr>
                              <w:t xml:space="preserve">FILE VII: INSTALLATION AND USER </w:t>
                            </w:r>
                            <w:r w:rsidR="0094316C">
                              <w:rPr>
                                <w:b w:val="0"/>
                                <w:bCs/>
                              </w:rPr>
                              <w:t>GUIDE</w:t>
                            </w:r>
                          </w:p>
                          <w:p w14:paraId="7A84FFF9" w14:textId="77777777" w:rsidR="00FF2E58" w:rsidRDefault="00FF2E58" w:rsidP="0080423B">
                            <w:pPr>
                              <w:pStyle w:val="Content"/>
                              <w:spacing w:line="360" w:lineRule="auto"/>
                            </w:pPr>
                            <w:r>
                              <w:t>CONCLUSION</w:t>
                            </w:r>
                          </w:p>
                          <w:p w14:paraId="5B5CE4BF" w14:textId="77777777" w:rsidR="00FF2E58" w:rsidRDefault="00FF2E58" w:rsidP="00FF2E58">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E5154" id="_x0000_s1039" type="#_x0000_t97" style="position:absolute;left:0;text-align:left;margin-left:-12pt;margin-top:39.85pt;width:477pt;height:398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oUCB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" fillcolor="#3494ba [3204]" strokecolor="#07151b [484]" strokeweight="1pt">
                <v:textbox>
                  <w:txbxContent>
                    <w:p w14:paraId="223FAD07" w14:textId="77777777" w:rsidR="00FF2E58" w:rsidRDefault="00FF2E58" w:rsidP="0080423B">
                      <w:pPr>
                        <w:pStyle w:val="Content"/>
                        <w:spacing w:line="360" w:lineRule="auto"/>
                      </w:pPr>
                      <w:r>
                        <w:t>INTRODUCTION</w:t>
                      </w:r>
                    </w:p>
                    <w:p w14:paraId="1A8483F3" w14:textId="77CB4F6A" w:rsidR="00FF2E58" w:rsidRDefault="00FF2E58" w:rsidP="0080423B">
                      <w:pPr>
                        <w:pStyle w:val="Content"/>
                        <w:spacing w:line="360" w:lineRule="auto"/>
                        <w:rPr>
                          <w:b w:val="0"/>
                          <w:bCs/>
                        </w:rPr>
                      </w:pPr>
                      <w:r>
                        <w:rPr>
                          <w:b w:val="0"/>
                          <w:bCs/>
                        </w:rPr>
                        <w:t>FILE</w:t>
                      </w:r>
                      <w:r w:rsidR="004963A9">
                        <w:rPr>
                          <w:b w:val="0"/>
                          <w:bCs/>
                        </w:rPr>
                        <w:t xml:space="preserve"> I: THE EXISTING SYSTEM</w:t>
                      </w:r>
                    </w:p>
                    <w:p w14:paraId="7ECA5591" w14:textId="50CF9843" w:rsidR="004963A9" w:rsidRDefault="004963A9" w:rsidP="0080423B">
                      <w:pPr>
                        <w:pStyle w:val="Content"/>
                        <w:spacing w:line="360" w:lineRule="auto"/>
                        <w:rPr>
                          <w:b w:val="0"/>
                          <w:bCs/>
                        </w:rPr>
                      </w:pPr>
                      <w:r>
                        <w:rPr>
                          <w:b w:val="0"/>
                          <w:bCs/>
                        </w:rPr>
                        <w:t>FILE II: THE SPECIFICATION BOOK</w:t>
                      </w:r>
                    </w:p>
                    <w:p w14:paraId="4C61519D" w14:textId="6E12D143" w:rsidR="004963A9" w:rsidRDefault="004963A9" w:rsidP="0080423B">
                      <w:pPr>
                        <w:pStyle w:val="Content"/>
                        <w:spacing w:line="360" w:lineRule="auto"/>
                        <w:rPr>
                          <w:b w:val="0"/>
                          <w:bCs/>
                        </w:rPr>
                      </w:pPr>
                      <w:r>
                        <w:rPr>
                          <w:b w:val="0"/>
                          <w:bCs/>
                        </w:rPr>
                        <w:t>FILE III: THE ANALYSIS FILE</w:t>
                      </w:r>
                    </w:p>
                    <w:p w14:paraId="3A39848E" w14:textId="103DF3C8" w:rsidR="005311FF" w:rsidRDefault="005311FF" w:rsidP="0080423B">
                      <w:pPr>
                        <w:pStyle w:val="Content"/>
                        <w:spacing w:line="360" w:lineRule="auto"/>
                        <w:rPr>
                          <w:b w:val="0"/>
                          <w:bCs/>
                        </w:rPr>
                      </w:pPr>
                      <w:r>
                        <w:rPr>
                          <w:b w:val="0"/>
                          <w:bCs/>
                        </w:rPr>
                        <w:t>FILE IV: THE DESIGN FILE</w:t>
                      </w:r>
                    </w:p>
                    <w:p w14:paraId="5D702BF5" w14:textId="21F67105" w:rsidR="005311FF" w:rsidRDefault="005311FF" w:rsidP="0080423B">
                      <w:pPr>
                        <w:pStyle w:val="Content"/>
                        <w:spacing w:line="360" w:lineRule="auto"/>
                        <w:rPr>
                          <w:b w:val="0"/>
                          <w:bCs/>
                        </w:rPr>
                      </w:pPr>
                      <w:r>
                        <w:rPr>
                          <w:b w:val="0"/>
                          <w:bCs/>
                        </w:rPr>
                        <w:t>FILE V:</w:t>
                      </w:r>
                      <w:r w:rsidR="001415D5">
                        <w:rPr>
                          <w:b w:val="0"/>
                          <w:bCs/>
                        </w:rPr>
                        <w:t xml:space="preserve"> THE DEPLOYMENT FILE</w:t>
                      </w:r>
                    </w:p>
                    <w:p w14:paraId="5F258BDF" w14:textId="7B633A30" w:rsidR="001415D5" w:rsidRDefault="001415D5" w:rsidP="0080423B">
                      <w:pPr>
                        <w:pStyle w:val="Content"/>
                        <w:spacing w:line="360" w:lineRule="auto"/>
                        <w:rPr>
                          <w:b w:val="0"/>
                          <w:bCs/>
                        </w:rPr>
                      </w:pPr>
                      <w:r>
                        <w:rPr>
                          <w:b w:val="0"/>
                          <w:bCs/>
                        </w:rPr>
                        <w:t>FILE VI: THE FUNCTIONAL TESTING</w:t>
                      </w:r>
                    </w:p>
                    <w:p w14:paraId="7B0FF25D" w14:textId="25143C35" w:rsidR="00AC015C" w:rsidRPr="00C51A48" w:rsidRDefault="00AC015C" w:rsidP="0080423B">
                      <w:pPr>
                        <w:pStyle w:val="Content"/>
                        <w:spacing w:line="360" w:lineRule="auto"/>
                        <w:rPr>
                          <w:b w:val="0"/>
                          <w:bCs/>
                        </w:rPr>
                      </w:pPr>
                      <w:r>
                        <w:rPr>
                          <w:b w:val="0"/>
                          <w:bCs/>
                        </w:rPr>
                        <w:t xml:space="preserve">FILE VII: INSTALLATION AND USER </w:t>
                      </w:r>
                      <w:r w:rsidR="0094316C">
                        <w:rPr>
                          <w:b w:val="0"/>
                          <w:bCs/>
                        </w:rPr>
                        <w:t>GUIDE</w:t>
                      </w:r>
                    </w:p>
                    <w:p w14:paraId="7A84FFF9" w14:textId="77777777" w:rsidR="00FF2E58" w:rsidRDefault="00FF2E58" w:rsidP="0080423B">
                      <w:pPr>
                        <w:pStyle w:val="Content"/>
                        <w:spacing w:line="360" w:lineRule="auto"/>
                      </w:pPr>
                      <w:r>
                        <w:t>CONCLUSION</w:t>
                      </w:r>
                    </w:p>
                    <w:p w14:paraId="5B5CE4BF" w14:textId="77777777" w:rsidR="00FF2E58" w:rsidRDefault="00FF2E58" w:rsidP="00FF2E58">
                      <w:pPr>
                        <w:pStyle w:val="Content"/>
                      </w:pPr>
                    </w:p>
                  </w:txbxContent>
                </v:textbox>
                <w10:wrap anchorx="margin"/>
              </v:shape>
            </w:pict>
          </mc:Fallback>
        </mc:AlternateContent>
      </w:r>
    </w:p>
    <w:p w14:paraId="63F36007" w14:textId="77777777" w:rsidR="0094316C" w:rsidRPr="0094316C" w:rsidRDefault="0094316C" w:rsidP="0094316C"/>
    <w:p w14:paraId="49C09290" w14:textId="77777777" w:rsidR="0094316C" w:rsidRPr="0094316C" w:rsidRDefault="0094316C" w:rsidP="0094316C"/>
    <w:p w14:paraId="15B43888" w14:textId="77777777" w:rsidR="0094316C" w:rsidRPr="0094316C" w:rsidRDefault="0094316C" w:rsidP="0094316C"/>
    <w:p w14:paraId="407E5AB4" w14:textId="77777777" w:rsidR="0094316C" w:rsidRPr="0094316C" w:rsidRDefault="0094316C" w:rsidP="0094316C"/>
    <w:p w14:paraId="726C46C7" w14:textId="77777777" w:rsidR="0094316C" w:rsidRPr="0094316C" w:rsidRDefault="0094316C" w:rsidP="0094316C"/>
    <w:p w14:paraId="52C239F5" w14:textId="77777777" w:rsidR="0094316C" w:rsidRPr="0094316C" w:rsidRDefault="0094316C" w:rsidP="0094316C"/>
    <w:p w14:paraId="3C0B6DB0" w14:textId="77777777" w:rsidR="0094316C" w:rsidRPr="0094316C" w:rsidRDefault="0094316C" w:rsidP="0094316C"/>
    <w:p w14:paraId="2EEB038A" w14:textId="77777777" w:rsidR="0094316C" w:rsidRPr="0094316C" w:rsidRDefault="0094316C" w:rsidP="0094316C"/>
    <w:p w14:paraId="01C54F0F" w14:textId="77777777" w:rsidR="0094316C" w:rsidRPr="0094316C" w:rsidRDefault="0094316C" w:rsidP="0094316C"/>
    <w:p w14:paraId="29A2916F" w14:textId="77777777" w:rsidR="0094316C" w:rsidRPr="0094316C" w:rsidRDefault="0094316C" w:rsidP="0094316C"/>
    <w:p w14:paraId="39186F02" w14:textId="77777777" w:rsidR="0094316C" w:rsidRPr="0094316C" w:rsidRDefault="0094316C" w:rsidP="0094316C"/>
    <w:p w14:paraId="11F19E60" w14:textId="77777777" w:rsidR="0094316C" w:rsidRPr="0094316C" w:rsidRDefault="0094316C" w:rsidP="0094316C"/>
    <w:p w14:paraId="568CF7F7" w14:textId="77777777" w:rsidR="0094316C" w:rsidRPr="0094316C" w:rsidRDefault="0094316C" w:rsidP="0094316C"/>
    <w:p w14:paraId="35784F4B" w14:textId="77777777" w:rsidR="0094316C" w:rsidRPr="0094316C" w:rsidRDefault="0094316C" w:rsidP="0094316C"/>
    <w:p w14:paraId="4645712E" w14:textId="77777777" w:rsidR="0094316C" w:rsidRPr="0094316C" w:rsidRDefault="0094316C" w:rsidP="0094316C"/>
    <w:p w14:paraId="1F3574BE" w14:textId="77777777" w:rsidR="0094316C" w:rsidRPr="0094316C" w:rsidRDefault="0094316C" w:rsidP="0094316C"/>
    <w:p w14:paraId="1B3E78E5" w14:textId="77777777" w:rsidR="0094316C" w:rsidRPr="0094316C" w:rsidRDefault="0094316C" w:rsidP="0094316C"/>
    <w:p w14:paraId="0437329A" w14:textId="77777777" w:rsidR="0094316C" w:rsidRPr="0094316C" w:rsidRDefault="0094316C" w:rsidP="0094316C"/>
    <w:p w14:paraId="248786AA" w14:textId="77777777" w:rsidR="0094316C" w:rsidRPr="0094316C" w:rsidRDefault="0094316C" w:rsidP="0094316C"/>
    <w:p w14:paraId="5E8FDE10" w14:textId="77777777" w:rsidR="0094316C" w:rsidRDefault="0094316C" w:rsidP="0094316C"/>
    <w:p w14:paraId="4DB968C0" w14:textId="5CF46471" w:rsidR="0094316C" w:rsidRDefault="0094316C" w:rsidP="0094316C">
      <w:pPr>
        <w:tabs>
          <w:tab w:val="left" w:pos="2508"/>
        </w:tabs>
      </w:pPr>
      <w:r>
        <w:tab/>
      </w:r>
    </w:p>
    <w:p w14:paraId="238A7138" w14:textId="77777777" w:rsidR="0094316C" w:rsidRDefault="0094316C" w:rsidP="0094316C">
      <w:pPr>
        <w:tabs>
          <w:tab w:val="left" w:pos="2508"/>
        </w:tabs>
      </w:pPr>
    </w:p>
    <w:p w14:paraId="03B615EC" w14:textId="746D5B61" w:rsidR="0094316C" w:rsidRDefault="00A32053" w:rsidP="00A32053">
      <w:pPr>
        <w:pStyle w:val="Heading1"/>
      </w:pPr>
      <w:r>
        <w:lastRenderedPageBreak/>
        <w:t>INTRODUCTION</w:t>
      </w:r>
    </w:p>
    <w:p w14:paraId="38EBB18A" w14:textId="77777777" w:rsidR="0070086B" w:rsidRPr="0070086B" w:rsidRDefault="00217655" w:rsidP="0070086B">
      <w:pPr>
        <w:spacing w:line="360" w:lineRule="auto"/>
      </w:pPr>
      <w:r>
        <w:tab/>
      </w:r>
      <w:r w:rsidR="0070086B" w:rsidRPr="0070086B">
        <w:t>In this part of my document, we are going to give more importance to my work, that is, all the exhaustive and detailed investigation, including the mutual data collected on the existing system, which was made in order to gain good ideas on how to implement our application. Here we are going to present the existing system, make the analysis of our project, and present the application at the end, followed by the conclusion.</w:t>
      </w:r>
    </w:p>
    <w:p w14:paraId="32D03E13" w14:textId="4506D6EC" w:rsidR="00A32053" w:rsidRDefault="00A32053" w:rsidP="00217655">
      <w:pPr>
        <w:spacing w:line="360" w:lineRule="auto"/>
      </w:pPr>
    </w:p>
    <w:p w14:paraId="47E10244" w14:textId="77777777" w:rsidR="00A32943" w:rsidRPr="00A32943" w:rsidRDefault="00A32943" w:rsidP="00C51A48"/>
    <w:p w14:paraId="6923E58C" w14:textId="77777777" w:rsidR="00A32943" w:rsidRPr="00A32943" w:rsidRDefault="00A32943" w:rsidP="00C51A48"/>
    <w:p w14:paraId="66B31878" w14:textId="77777777" w:rsidR="00A32943" w:rsidRPr="00A32943" w:rsidRDefault="00A32943" w:rsidP="00C51A48"/>
    <w:p w14:paraId="505AFDEC" w14:textId="77777777" w:rsidR="00A32943" w:rsidRPr="00A32943" w:rsidRDefault="00A32943" w:rsidP="00C51A48"/>
    <w:p w14:paraId="2A698051" w14:textId="77777777" w:rsidR="00A32943" w:rsidRPr="00A32943" w:rsidRDefault="00A32943" w:rsidP="00C51A48"/>
    <w:p w14:paraId="59142B1D" w14:textId="77777777" w:rsidR="00A32943" w:rsidRPr="00A32943" w:rsidRDefault="00A32943" w:rsidP="00C51A48"/>
    <w:p w14:paraId="6BCD6E55" w14:textId="77777777" w:rsidR="00A32943" w:rsidRPr="00A32943" w:rsidRDefault="00A32943" w:rsidP="00C51A48"/>
    <w:p w14:paraId="22D42297" w14:textId="77777777" w:rsidR="00A32943" w:rsidRPr="00A32943" w:rsidRDefault="00A32943" w:rsidP="00C51A48"/>
    <w:p w14:paraId="0A7CD421" w14:textId="77777777" w:rsidR="00A32943" w:rsidRPr="00A32943" w:rsidRDefault="00A32943" w:rsidP="00C51A48"/>
    <w:p w14:paraId="2188D504" w14:textId="77777777" w:rsidR="00A32943" w:rsidRPr="00A32943" w:rsidRDefault="00A32943" w:rsidP="00C51A48"/>
    <w:p w14:paraId="2CDAD6B0" w14:textId="77777777" w:rsidR="00A32943" w:rsidRPr="00A32943" w:rsidRDefault="00A32943" w:rsidP="00C51A48"/>
    <w:p w14:paraId="3888CED1" w14:textId="77777777" w:rsidR="00A32943" w:rsidRPr="00A32943" w:rsidRDefault="00A32943" w:rsidP="00C51A48"/>
    <w:p w14:paraId="1C909F77" w14:textId="77777777" w:rsidR="00A32943" w:rsidRDefault="00A32943" w:rsidP="00A32943"/>
    <w:p w14:paraId="54D48898" w14:textId="42CFC1D2" w:rsidR="00A32943" w:rsidRDefault="00A32943" w:rsidP="00A32943">
      <w:pPr>
        <w:tabs>
          <w:tab w:val="left" w:pos="3480"/>
        </w:tabs>
      </w:pPr>
      <w:r>
        <w:tab/>
      </w:r>
    </w:p>
    <w:p w14:paraId="374B5C3F" w14:textId="77777777" w:rsidR="00A32943" w:rsidRDefault="00A32943">
      <w:pPr>
        <w:jc w:val="left"/>
      </w:pPr>
      <w:r>
        <w:br w:type="page"/>
      </w:r>
    </w:p>
    <w:p w14:paraId="6FF91CB8" w14:textId="4EA4D2A1" w:rsidR="00A32943" w:rsidRDefault="00C90E00" w:rsidP="00A32943">
      <w:pPr>
        <w:tabs>
          <w:tab w:val="left" w:pos="3480"/>
        </w:tabs>
      </w:pPr>
      <w:r>
        <w:rPr>
          <w:noProof/>
        </w:rPr>
        <w:lastRenderedPageBreak/>
        <mc:AlternateContent>
          <mc:Choice Requires="wps">
            <w:drawing>
              <wp:anchor distT="0" distB="0" distL="114300" distR="114300" simplePos="0" relativeHeight="251658256" behindDoc="0" locked="0" layoutInCell="1" allowOverlap="1" wp14:anchorId="24314740" wp14:editId="5B39793B">
                <wp:simplePos x="0" y="0"/>
                <wp:positionH relativeFrom="margin">
                  <wp:align>center</wp:align>
                </wp:positionH>
                <wp:positionV relativeFrom="paragraph">
                  <wp:posOffset>2794544</wp:posOffset>
                </wp:positionV>
                <wp:extent cx="4495800" cy="2560320"/>
                <wp:effectExtent l="0" t="19050" r="19050" b="87630"/>
                <wp:wrapSquare wrapText="bothSides"/>
                <wp:docPr id="1206605392" name="Flowchart: Preparation 22"/>
                <wp:cNvGraphicFramePr/>
                <a:graphic xmlns:a="http://schemas.openxmlformats.org/drawingml/2006/main">
                  <a:graphicData uri="http://schemas.microsoft.com/office/word/2010/wordprocessingShape">
                    <wps:wsp>
                      <wps:cNvSpPr/>
                      <wps:spPr>
                        <a:xfrm>
                          <a:off x="0" y="0"/>
                          <a:ext cx="4495800" cy="2560320"/>
                        </a:xfrm>
                        <a:custGeom>
                          <a:avLst/>
                          <a:gdLst>
                            <a:gd name="csX0" fmla="*/ 0 w 4495800"/>
                            <a:gd name="csY0" fmla="*/ 1280160 h 2560320"/>
                            <a:gd name="csX1" fmla="*/ 899160 w 4495800"/>
                            <a:gd name="csY1" fmla="*/ 0 h 2560320"/>
                            <a:gd name="csX2" fmla="*/ 3596640 w 4495800"/>
                            <a:gd name="csY2" fmla="*/ 0 h 2560320"/>
                            <a:gd name="csX3" fmla="*/ 4495800 w 4495800"/>
                            <a:gd name="csY3" fmla="*/ 1280160 h 2560320"/>
                            <a:gd name="csX4" fmla="*/ 3596640 w 4495800"/>
                            <a:gd name="csY4" fmla="*/ 2560320 h 2560320"/>
                            <a:gd name="csX5" fmla="*/ 899160 w 4495800"/>
                            <a:gd name="csY5" fmla="*/ 2560320 h 2560320"/>
                            <a:gd name="csX6" fmla="*/ 0 w 449580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4495800" h="2560320" fill="none" extrusionOk="0">
                              <a:moveTo>
                                <a:pt x="0" y="1280160"/>
                              </a:moveTo>
                              <a:cubicBezTo>
                                <a:pt x="254502" y="861560"/>
                                <a:pt x="654561" y="525172"/>
                                <a:pt x="899160" y="0"/>
                              </a:cubicBezTo>
                              <a:cubicBezTo>
                                <a:pt x="1215462" y="-38581"/>
                                <a:pt x="2415461" y="63341"/>
                                <a:pt x="3596640" y="0"/>
                              </a:cubicBezTo>
                              <a:cubicBezTo>
                                <a:pt x="3911834" y="681353"/>
                                <a:pt x="4163326" y="872827"/>
                                <a:pt x="4495800" y="1280160"/>
                              </a:cubicBezTo>
                              <a:cubicBezTo>
                                <a:pt x="4332378" y="1373275"/>
                                <a:pt x="3654910" y="2316779"/>
                                <a:pt x="3596640" y="2560320"/>
                              </a:cubicBezTo>
                              <a:cubicBezTo>
                                <a:pt x="3205518" y="2641302"/>
                                <a:pt x="2211383" y="2632575"/>
                                <a:pt x="899160" y="2560320"/>
                              </a:cubicBezTo>
                              <a:cubicBezTo>
                                <a:pt x="773960" y="2330850"/>
                                <a:pt x="419450" y="1646303"/>
                                <a:pt x="0" y="1280160"/>
                              </a:cubicBezTo>
                              <a:close/>
                            </a:path>
                            <a:path w="4495800" h="2560320" stroke="0" extrusionOk="0">
                              <a:moveTo>
                                <a:pt x="0" y="1280160"/>
                              </a:moveTo>
                              <a:cubicBezTo>
                                <a:pt x="149306" y="869590"/>
                                <a:pt x="498871" y="417153"/>
                                <a:pt x="899160" y="0"/>
                              </a:cubicBezTo>
                              <a:cubicBezTo>
                                <a:pt x="1850712" y="132882"/>
                                <a:pt x="2818205" y="-84951"/>
                                <a:pt x="3596640" y="0"/>
                              </a:cubicBezTo>
                              <a:cubicBezTo>
                                <a:pt x="3763922" y="477243"/>
                                <a:pt x="4156852" y="856882"/>
                                <a:pt x="4495800" y="1280160"/>
                              </a:cubicBezTo>
                              <a:cubicBezTo>
                                <a:pt x="4183424" y="1498340"/>
                                <a:pt x="4019188" y="2110488"/>
                                <a:pt x="3596640" y="2560320"/>
                              </a:cubicBezTo>
                              <a:cubicBezTo>
                                <a:pt x="3116707" y="2609853"/>
                                <a:pt x="1758336" y="2575129"/>
                                <a:pt x="899160" y="2560320"/>
                              </a:cubicBezTo>
                              <a:cubicBezTo>
                                <a:pt x="653623" y="2047498"/>
                                <a:pt x="187224" y="1384943"/>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60A95547" w14:textId="7B80939D" w:rsidR="000D491A" w:rsidRPr="00C51A48" w:rsidRDefault="000D491A" w:rsidP="00C51A48">
                            <w:pPr>
                              <w:jc w:val="center"/>
                              <w:rPr>
                                <w:b/>
                                <w:bCs/>
                                <w:sz w:val="40"/>
                                <w:szCs w:val="40"/>
                              </w:rPr>
                            </w:pPr>
                            <w:r w:rsidRPr="00C51A48">
                              <w:rPr>
                                <w:b/>
                                <w:bCs/>
                                <w:sz w:val="40"/>
                                <w:szCs w:val="40"/>
                              </w:rPr>
                              <w:t>FILE I: THE EXISTING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14740" id="_x0000_t117" coordsize="21600,21600" o:spt="117" path="m4353,l17214,r4386,10800l17214,21600r-12861,l,10800xe">
                <v:stroke joinstyle="miter"/>
                <v:path gradientshapeok="t" o:connecttype="rect" textboxrect="4353,0,17214,21600"/>
              </v:shapetype>
              <v:shape id="Flowchart: Preparation 22" o:spid="_x0000_s1040" type="#_x0000_t117" style="position:absolute;left:0;text-align:left;margin-left:0;margin-top:220.05pt;width:354pt;height:201.6pt;z-index:251658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" fillcolor="#3494ba [3204]" strokecolor="#07151b [484]" strokeweight="1pt">
                <v:stroke linestyle="thickThin"/>
                <v:textbox>
                  <w:txbxContent>
                    <w:p w14:paraId="60A95547" w14:textId="7B80939D" w:rsidR="000D491A" w:rsidRPr="00C51A48" w:rsidRDefault="000D491A" w:rsidP="00C51A48">
                      <w:pPr>
                        <w:jc w:val="center"/>
                        <w:rPr>
                          <w:b/>
                          <w:bCs/>
                          <w:sz w:val="40"/>
                          <w:szCs w:val="40"/>
                        </w:rPr>
                      </w:pPr>
                      <w:r w:rsidRPr="00C51A48">
                        <w:rPr>
                          <w:b/>
                          <w:bCs/>
                          <w:sz w:val="40"/>
                          <w:szCs w:val="40"/>
                        </w:rPr>
                        <w:t>FILE I: THE EXISTING SYSTEM</w:t>
                      </w:r>
                    </w:p>
                  </w:txbxContent>
                </v:textbox>
                <w10:wrap type="square" anchorx="margin"/>
              </v:shape>
            </w:pict>
          </mc:Fallback>
        </mc:AlternateContent>
      </w:r>
    </w:p>
    <w:p w14:paraId="46D5B6DD" w14:textId="77777777" w:rsidR="00D161DE" w:rsidRPr="00D161DE" w:rsidRDefault="00D161DE" w:rsidP="00C51A48"/>
    <w:p w14:paraId="7F67DCA5" w14:textId="77777777" w:rsidR="00D161DE" w:rsidRPr="00D161DE" w:rsidRDefault="00D161DE" w:rsidP="00C51A48"/>
    <w:p w14:paraId="68A5EA6E" w14:textId="77777777" w:rsidR="00D161DE" w:rsidRPr="00D161DE" w:rsidRDefault="00D161DE" w:rsidP="00C51A48"/>
    <w:p w14:paraId="0ED9B53E" w14:textId="77777777" w:rsidR="00D161DE" w:rsidRPr="00D161DE" w:rsidRDefault="00D161DE" w:rsidP="00C51A48"/>
    <w:p w14:paraId="2303A38C" w14:textId="77777777" w:rsidR="00D161DE" w:rsidRPr="00D161DE" w:rsidRDefault="00D161DE" w:rsidP="00C51A48"/>
    <w:p w14:paraId="4252EF48" w14:textId="77777777" w:rsidR="00D161DE" w:rsidRPr="00D161DE" w:rsidRDefault="00D161DE" w:rsidP="00C51A48"/>
    <w:p w14:paraId="14A2B9C4" w14:textId="77777777" w:rsidR="00D161DE" w:rsidRPr="00D161DE" w:rsidRDefault="00D161DE" w:rsidP="00C51A48"/>
    <w:p w14:paraId="18B84141" w14:textId="77777777" w:rsidR="00D161DE" w:rsidRPr="00D161DE" w:rsidRDefault="00D161DE" w:rsidP="00C51A48"/>
    <w:p w14:paraId="3979B970" w14:textId="77777777" w:rsidR="00D161DE" w:rsidRPr="00D161DE" w:rsidRDefault="00D161DE" w:rsidP="00C51A48"/>
    <w:p w14:paraId="5FA52CE3" w14:textId="77777777" w:rsidR="00D161DE" w:rsidRPr="00D161DE" w:rsidRDefault="00D161DE" w:rsidP="00C51A48"/>
    <w:p w14:paraId="4FE26120" w14:textId="77777777" w:rsidR="00D161DE" w:rsidRPr="00D161DE" w:rsidRDefault="00D161DE" w:rsidP="00C51A48"/>
    <w:p w14:paraId="4A212CBA" w14:textId="77777777" w:rsidR="00D161DE" w:rsidRPr="00D161DE" w:rsidRDefault="00D161DE" w:rsidP="00C51A48"/>
    <w:p w14:paraId="0B387F8F" w14:textId="77777777" w:rsidR="00D161DE" w:rsidRPr="00D161DE" w:rsidRDefault="00D161DE" w:rsidP="00C51A48"/>
    <w:p w14:paraId="4F53C694" w14:textId="77777777" w:rsidR="00D161DE" w:rsidRPr="00D161DE" w:rsidRDefault="00D161DE" w:rsidP="00C51A48"/>
    <w:p w14:paraId="04B6DA2D" w14:textId="77777777" w:rsidR="00D161DE" w:rsidRPr="00D161DE" w:rsidRDefault="00D161DE" w:rsidP="00C51A48"/>
    <w:p w14:paraId="2C352AF2" w14:textId="77777777" w:rsidR="00D161DE" w:rsidRPr="00D161DE" w:rsidRDefault="00D161DE" w:rsidP="00C51A48"/>
    <w:p w14:paraId="120F40CA" w14:textId="77777777" w:rsidR="00D161DE" w:rsidRDefault="00D161DE" w:rsidP="00D161DE"/>
    <w:p w14:paraId="0AC1E260" w14:textId="77777777" w:rsidR="00D161DE" w:rsidRDefault="00D161DE" w:rsidP="00D161DE"/>
    <w:p w14:paraId="2B2D56AF" w14:textId="50F4415B" w:rsidR="00D161DE" w:rsidRDefault="00D161DE" w:rsidP="00D161DE">
      <w:pPr>
        <w:tabs>
          <w:tab w:val="left" w:pos="7114"/>
        </w:tabs>
      </w:pPr>
      <w:r>
        <w:tab/>
      </w:r>
    </w:p>
    <w:p w14:paraId="457C3279" w14:textId="77777777" w:rsidR="00D161DE" w:rsidRDefault="00D161DE">
      <w:pPr>
        <w:jc w:val="left"/>
      </w:pPr>
      <w:r>
        <w:br w:type="page"/>
      </w:r>
    </w:p>
    <w:p w14:paraId="286F4D46" w14:textId="2DC1690B" w:rsidR="00D161DE" w:rsidRDefault="00C50BF9" w:rsidP="00C50BF9">
      <w:pPr>
        <w:pStyle w:val="Style1"/>
      </w:pPr>
      <w:r>
        <w:lastRenderedPageBreak/>
        <w:t>Preamble</w:t>
      </w:r>
    </w:p>
    <w:p w14:paraId="7221945F" w14:textId="2AB80F65" w:rsidR="00C50BF9" w:rsidRDefault="00C50BF9" w:rsidP="009A7FA8">
      <w:pPr>
        <w:spacing w:line="360" w:lineRule="auto"/>
        <w:ind w:firstLine="720"/>
      </w:pPr>
      <w:r w:rsidRPr="00C50BF9">
        <w:t>This section of our report will cover details of the different research did for the realization of this project. The existing study, criticism of the existing system, problem statement, proposed solutions.</w:t>
      </w:r>
    </w:p>
    <w:p w14:paraId="3D81C36B" w14:textId="04B39B24" w:rsidR="00C50BF9" w:rsidRDefault="00C50BF9" w:rsidP="00C50BF9">
      <w:pPr>
        <w:pStyle w:val="Style1"/>
      </w:pPr>
      <w:r>
        <w:t>Content overview</w:t>
      </w:r>
    </w:p>
    <w:p w14:paraId="7E905F7C" w14:textId="0504DC9F" w:rsidR="00C50BF9" w:rsidRDefault="000A3937" w:rsidP="00C50BF9">
      <w:r>
        <w:rPr>
          <w:noProof/>
        </w:rPr>
        <mc:AlternateContent>
          <mc:Choice Requires="wps">
            <w:drawing>
              <wp:anchor distT="0" distB="0" distL="114300" distR="114300" simplePos="0" relativeHeight="251658257" behindDoc="0" locked="0" layoutInCell="1" allowOverlap="1" wp14:anchorId="26907915" wp14:editId="0F81F2BF">
                <wp:simplePos x="0" y="0"/>
                <wp:positionH relativeFrom="margin">
                  <wp:posOffset>-152400</wp:posOffset>
                </wp:positionH>
                <wp:positionV relativeFrom="paragraph">
                  <wp:posOffset>243205</wp:posOffset>
                </wp:positionV>
                <wp:extent cx="6057900" cy="5054600"/>
                <wp:effectExtent l="0" t="19050" r="38100" b="127000"/>
                <wp:wrapNone/>
                <wp:docPr id="568435206"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99DBF7C" w14:textId="77777777" w:rsidR="000A3937" w:rsidRDefault="000A3937" w:rsidP="0080423B">
                            <w:pPr>
                              <w:pStyle w:val="Content"/>
                              <w:spacing w:line="360" w:lineRule="auto"/>
                            </w:pPr>
                            <w:r>
                              <w:t>INTRODUCTION</w:t>
                            </w:r>
                          </w:p>
                          <w:p w14:paraId="3684EF03" w14:textId="369F9D27" w:rsidR="00B0358E" w:rsidRDefault="00B0358E" w:rsidP="0080103F">
                            <w:pPr>
                              <w:pStyle w:val="Content"/>
                              <w:numPr>
                                <w:ilvl w:val="0"/>
                                <w:numId w:val="9"/>
                              </w:numPr>
                              <w:spacing w:line="360" w:lineRule="auto"/>
                              <w:rPr>
                                <w:b w:val="0"/>
                                <w:bCs/>
                              </w:rPr>
                            </w:pPr>
                            <w:r>
                              <w:rPr>
                                <w:b w:val="0"/>
                                <w:bCs/>
                              </w:rPr>
                              <w:t>THEME PRESENTATION</w:t>
                            </w:r>
                          </w:p>
                          <w:p w14:paraId="1EBEDDFA" w14:textId="5B8EC7FD" w:rsidR="008A621E" w:rsidRDefault="00B0358E" w:rsidP="0080103F">
                            <w:pPr>
                              <w:pStyle w:val="Content"/>
                              <w:numPr>
                                <w:ilvl w:val="0"/>
                                <w:numId w:val="9"/>
                              </w:numPr>
                              <w:spacing w:line="360" w:lineRule="auto"/>
                              <w:rPr>
                                <w:b w:val="0"/>
                                <w:bCs/>
                              </w:rPr>
                            </w:pPr>
                            <w:r>
                              <w:rPr>
                                <w:b w:val="0"/>
                                <w:bCs/>
                              </w:rPr>
                              <w:t>STUDY OF THE EXISTING</w:t>
                            </w:r>
                            <w:r w:rsidR="005C631D">
                              <w:rPr>
                                <w:b w:val="0"/>
                                <w:bCs/>
                              </w:rPr>
                              <w:t xml:space="preserve"> SYSTEM</w:t>
                            </w:r>
                          </w:p>
                          <w:p w14:paraId="7B4AA695" w14:textId="01BD01FE" w:rsidR="005C631D" w:rsidRDefault="005C631D" w:rsidP="0080103F">
                            <w:pPr>
                              <w:pStyle w:val="Content"/>
                              <w:numPr>
                                <w:ilvl w:val="0"/>
                                <w:numId w:val="9"/>
                              </w:numPr>
                              <w:spacing w:line="360" w:lineRule="auto"/>
                              <w:rPr>
                                <w:b w:val="0"/>
                                <w:bCs/>
                              </w:rPr>
                            </w:pPr>
                            <w:r>
                              <w:rPr>
                                <w:b w:val="0"/>
                                <w:bCs/>
                              </w:rPr>
                              <w:t>CRITICISM OF THE EXISTING SYSTEM</w:t>
                            </w:r>
                          </w:p>
                          <w:p w14:paraId="3167C069" w14:textId="1CD11224" w:rsidR="005C631D" w:rsidRDefault="00A644CF" w:rsidP="0080103F">
                            <w:pPr>
                              <w:pStyle w:val="Content"/>
                              <w:numPr>
                                <w:ilvl w:val="0"/>
                                <w:numId w:val="9"/>
                              </w:numPr>
                              <w:spacing w:line="360" w:lineRule="auto"/>
                              <w:rPr>
                                <w:b w:val="0"/>
                                <w:bCs/>
                              </w:rPr>
                            </w:pPr>
                            <w:r>
                              <w:rPr>
                                <w:b w:val="0"/>
                                <w:bCs/>
                              </w:rPr>
                              <w:t>PROBLEMATICS</w:t>
                            </w:r>
                          </w:p>
                          <w:p w14:paraId="469D33D0" w14:textId="6D7449D9" w:rsidR="00A644CF" w:rsidRPr="00C51A48" w:rsidRDefault="00A644CF" w:rsidP="0080103F">
                            <w:pPr>
                              <w:pStyle w:val="Content"/>
                              <w:numPr>
                                <w:ilvl w:val="0"/>
                                <w:numId w:val="9"/>
                              </w:numPr>
                              <w:spacing w:line="360" w:lineRule="auto"/>
                              <w:rPr>
                                <w:b w:val="0"/>
                                <w:bCs/>
                              </w:rPr>
                            </w:pPr>
                            <w:r>
                              <w:rPr>
                                <w:b w:val="0"/>
                                <w:bCs/>
                              </w:rPr>
                              <w:t>PROPOSED SOLUTION</w:t>
                            </w:r>
                          </w:p>
                          <w:p w14:paraId="45652B72" w14:textId="77777777" w:rsidR="000A3937" w:rsidRDefault="000A3937" w:rsidP="0080423B">
                            <w:pPr>
                              <w:pStyle w:val="Content"/>
                              <w:spacing w:line="360" w:lineRule="auto"/>
                            </w:pPr>
                            <w:r>
                              <w:t>CONCLUSION</w:t>
                            </w:r>
                          </w:p>
                          <w:p w14:paraId="5540996B" w14:textId="77777777" w:rsidR="000A3937" w:rsidRDefault="000A3937" w:rsidP="000A3937">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07915" id="_x0000_s1041" type="#_x0000_t97" style="position:absolute;left:0;text-align:left;margin-left:-12pt;margin-top:19.15pt;width:477pt;height:398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mOCB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" fillcolor="#3494ba [3204]" strokecolor="#07151b [484]" strokeweight="1pt">
                <v:textbox>
                  <w:txbxContent>
                    <w:p w14:paraId="599DBF7C" w14:textId="77777777" w:rsidR="000A3937" w:rsidRDefault="000A3937" w:rsidP="0080423B">
                      <w:pPr>
                        <w:pStyle w:val="Content"/>
                        <w:spacing w:line="360" w:lineRule="auto"/>
                      </w:pPr>
                      <w:r>
                        <w:t>INTRODUCTION</w:t>
                      </w:r>
                    </w:p>
                    <w:p w14:paraId="3684EF03" w14:textId="369F9D27" w:rsidR="00B0358E" w:rsidRDefault="00B0358E" w:rsidP="0080103F">
                      <w:pPr>
                        <w:pStyle w:val="Content"/>
                        <w:numPr>
                          <w:ilvl w:val="0"/>
                          <w:numId w:val="9"/>
                        </w:numPr>
                        <w:spacing w:line="360" w:lineRule="auto"/>
                        <w:rPr>
                          <w:b w:val="0"/>
                          <w:bCs/>
                        </w:rPr>
                      </w:pPr>
                      <w:r>
                        <w:rPr>
                          <w:b w:val="0"/>
                          <w:bCs/>
                        </w:rPr>
                        <w:t>THEME PRESENTATION</w:t>
                      </w:r>
                    </w:p>
                    <w:p w14:paraId="1EBEDDFA" w14:textId="5B8EC7FD" w:rsidR="008A621E" w:rsidRDefault="00B0358E" w:rsidP="0080103F">
                      <w:pPr>
                        <w:pStyle w:val="Content"/>
                        <w:numPr>
                          <w:ilvl w:val="0"/>
                          <w:numId w:val="9"/>
                        </w:numPr>
                        <w:spacing w:line="360" w:lineRule="auto"/>
                        <w:rPr>
                          <w:b w:val="0"/>
                          <w:bCs/>
                        </w:rPr>
                      </w:pPr>
                      <w:r>
                        <w:rPr>
                          <w:b w:val="0"/>
                          <w:bCs/>
                        </w:rPr>
                        <w:t>STUDY OF THE EXISTING</w:t>
                      </w:r>
                      <w:r w:rsidR="005C631D">
                        <w:rPr>
                          <w:b w:val="0"/>
                          <w:bCs/>
                        </w:rPr>
                        <w:t xml:space="preserve"> SYSTEM</w:t>
                      </w:r>
                    </w:p>
                    <w:p w14:paraId="7B4AA695" w14:textId="01BD01FE" w:rsidR="005C631D" w:rsidRDefault="005C631D" w:rsidP="0080103F">
                      <w:pPr>
                        <w:pStyle w:val="Content"/>
                        <w:numPr>
                          <w:ilvl w:val="0"/>
                          <w:numId w:val="9"/>
                        </w:numPr>
                        <w:spacing w:line="360" w:lineRule="auto"/>
                        <w:rPr>
                          <w:b w:val="0"/>
                          <w:bCs/>
                        </w:rPr>
                      </w:pPr>
                      <w:r>
                        <w:rPr>
                          <w:b w:val="0"/>
                          <w:bCs/>
                        </w:rPr>
                        <w:t>CRITICISM OF THE EXISTING SYSTEM</w:t>
                      </w:r>
                    </w:p>
                    <w:p w14:paraId="3167C069" w14:textId="1CD11224" w:rsidR="005C631D" w:rsidRDefault="00A644CF" w:rsidP="0080103F">
                      <w:pPr>
                        <w:pStyle w:val="Content"/>
                        <w:numPr>
                          <w:ilvl w:val="0"/>
                          <w:numId w:val="9"/>
                        </w:numPr>
                        <w:spacing w:line="360" w:lineRule="auto"/>
                        <w:rPr>
                          <w:b w:val="0"/>
                          <w:bCs/>
                        </w:rPr>
                      </w:pPr>
                      <w:r>
                        <w:rPr>
                          <w:b w:val="0"/>
                          <w:bCs/>
                        </w:rPr>
                        <w:t>PROBLEMATICS</w:t>
                      </w:r>
                    </w:p>
                    <w:p w14:paraId="469D33D0" w14:textId="6D7449D9" w:rsidR="00A644CF" w:rsidRPr="00C51A48" w:rsidRDefault="00A644CF" w:rsidP="0080103F">
                      <w:pPr>
                        <w:pStyle w:val="Content"/>
                        <w:numPr>
                          <w:ilvl w:val="0"/>
                          <w:numId w:val="9"/>
                        </w:numPr>
                        <w:spacing w:line="360" w:lineRule="auto"/>
                        <w:rPr>
                          <w:b w:val="0"/>
                          <w:bCs/>
                        </w:rPr>
                      </w:pPr>
                      <w:r>
                        <w:rPr>
                          <w:b w:val="0"/>
                          <w:bCs/>
                        </w:rPr>
                        <w:t>PROPOSED SOLUTION</w:t>
                      </w:r>
                    </w:p>
                    <w:p w14:paraId="45652B72" w14:textId="77777777" w:rsidR="000A3937" w:rsidRDefault="000A3937" w:rsidP="0080423B">
                      <w:pPr>
                        <w:pStyle w:val="Content"/>
                        <w:spacing w:line="360" w:lineRule="auto"/>
                      </w:pPr>
                      <w:r>
                        <w:t>CONCLUSION</w:t>
                      </w:r>
                    </w:p>
                    <w:p w14:paraId="5540996B" w14:textId="77777777" w:rsidR="000A3937" w:rsidRDefault="000A3937" w:rsidP="000A3937">
                      <w:pPr>
                        <w:pStyle w:val="Content"/>
                      </w:pPr>
                    </w:p>
                  </w:txbxContent>
                </v:textbox>
                <w10:wrap anchorx="margin"/>
              </v:shape>
            </w:pict>
          </mc:Fallback>
        </mc:AlternateContent>
      </w:r>
    </w:p>
    <w:p w14:paraId="3AEF24DD" w14:textId="77777777" w:rsidR="00A644CF" w:rsidRPr="00A644CF" w:rsidRDefault="00A644CF" w:rsidP="00A644CF"/>
    <w:p w14:paraId="7AE97071" w14:textId="77777777" w:rsidR="00A644CF" w:rsidRPr="00A644CF" w:rsidRDefault="00A644CF" w:rsidP="00A644CF"/>
    <w:p w14:paraId="50A86414" w14:textId="77777777" w:rsidR="00A644CF" w:rsidRPr="00A644CF" w:rsidRDefault="00A644CF" w:rsidP="00A644CF"/>
    <w:p w14:paraId="0E88BA29" w14:textId="77777777" w:rsidR="00A644CF" w:rsidRPr="00A644CF" w:rsidRDefault="00A644CF" w:rsidP="00A644CF"/>
    <w:p w14:paraId="6058D188" w14:textId="77777777" w:rsidR="00A644CF" w:rsidRPr="00A644CF" w:rsidRDefault="00A644CF" w:rsidP="00A644CF"/>
    <w:p w14:paraId="0EFEC784" w14:textId="77777777" w:rsidR="00A644CF" w:rsidRPr="00A644CF" w:rsidRDefault="00A644CF" w:rsidP="00A644CF"/>
    <w:p w14:paraId="1F6C23C8" w14:textId="77777777" w:rsidR="00A644CF" w:rsidRPr="00A644CF" w:rsidRDefault="00A644CF" w:rsidP="00A644CF"/>
    <w:p w14:paraId="72314EF9" w14:textId="77777777" w:rsidR="00A644CF" w:rsidRPr="00A644CF" w:rsidRDefault="00A644CF" w:rsidP="00A644CF"/>
    <w:p w14:paraId="323DF9BC" w14:textId="77777777" w:rsidR="00A644CF" w:rsidRPr="00A644CF" w:rsidRDefault="00A644CF" w:rsidP="00A644CF"/>
    <w:p w14:paraId="0AF8D847" w14:textId="77777777" w:rsidR="00A644CF" w:rsidRPr="00A644CF" w:rsidRDefault="00A644CF" w:rsidP="00A644CF"/>
    <w:p w14:paraId="66CB366F" w14:textId="77777777" w:rsidR="00A644CF" w:rsidRPr="00A644CF" w:rsidRDefault="00A644CF" w:rsidP="00A644CF"/>
    <w:p w14:paraId="5EF80842" w14:textId="77777777" w:rsidR="00A644CF" w:rsidRPr="00A644CF" w:rsidRDefault="00A644CF" w:rsidP="00A644CF"/>
    <w:p w14:paraId="7E223B0B" w14:textId="77777777" w:rsidR="00A644CF" w:rsidRPr="00A644CF" w:rsidRDefault="00A644CF" w:rsidP="00A644CF"/>
    <w:p w14:paraId="708E0ADB" w14:textId="77777777" w:rsidR="00A644CF" w:rsidRPr="00A644CF" w:rsidRDefault="00A644CF" w:rsidP="00A644CF"/>
    <w:p w14:paraId="79EB1207" w14:textId="77777777" w:rsidR="00A644CF" w:rsidRPr="00A644CF" w:rsidRDefault="00A644CF" w:rsidP="00A644CF"/>
    <w:p w14:paraId="379C5DEF" w14:textId="77777777" w:rsidR="00A644CF" w:rsidRPr="00A644CF" w:rsidRDefault="00A644CF" w:rsidP="00A644CF"/>
    <w:p w14:paraId="2EB55E04" w14:textId="77777777" w:rsidR="00A644CF" w:rsidRDefault="00A644CF" w:rsidP="00A644CF"/>
    <w:p w14:paraId="1E30B997" w14:textId="77777777" w:rsidR="00A644CF" w:rsidRDefault="00A644CF" w:rsidP="00A644CF">
      <w:pPr>
        <w:jc w:val="center"/>
      </w:pPr>
    </w:p>
    <w:p w14:paraId="32D32290" w14:textId="3631439C" w:rsidR="004468EA" w:rsidRDefault="004468EA">
      <w:pPr>
        <w:jc w:val="left"/>
      </w:pPr>
      <w:r>
        <w:br w:type="page"/>
      </w:r>
    </w:p>
    <w:p w14:paraId="1AFB958F" w14:textId="7BD11D02" w:rsidR="00A644CF" w:rsidRDefault="0099197F" w:rsidP="0099197F">
      <w:pPr>
        <w:pStyle w:val="Heading1"/>
      </w:pPr>
      <w:r>
        <w:lastRenderedPageBreak/>
        <w:t>INTRODUCTION</w:t>
      </w:r>
    </w:p>
    <w:p w14:paraId="643C87D3" w14:textId="2723A436" w:rsidR="00861DAD" w:rsidRDefault="0099197F" w:rsidP="0099197F">
      <w:pPr>
        <w:spacing w:line="360" w:lineRule="auto"/>
        <w:ind w:firstLine="720"/>
      </w:pPr>
      <w:r w:rsidRPr="0099197F">
        <w:t>Small and medium-sized enterprises (SMEs) play a fundamental role in economic development by creating employment opportunities, stimulating innovation, and contributing significantly to national economies. Despite their importance, many SMEs still rely on traditional methods, such as paper records, spreadsheets, and disconnected software applications, to manage their daily activities. As organizations grow, these methods become increasingly inefficient because information is distributed across different platforms, making communication, monitoring, and decision-making more difficult. Consequently, businesses often experience delays, data inconsistencies, poor coordination among departments, and reduced productivity. This section presents an analysis of the existing system, highlights its limitations, identifies the challenges encountered by SMEs, and introduces the proposed solution</w:t>
      </w:r>
      <w:r>
        <w:t>.</w:t>
      </w:r>
    </w:p>
    <w:p w14:paraId="1D5F6E15" w14:textId="77777777" w:rsidR="00861DAD" w:rsidRDefault="00861DAD">
      <w:pPr>
        <w:jc w:val="left"/>
      </w:pPr>
      <w:r>
        <w:br w:type="page"/>
      </w:r>
    </w:p>
    <w:p w14:paraId="69756871" w14:textId="1059FF59" w:rsidR="00BF4846" w:rsidRDefault="00713FC9" w:rsidP="00BF4846">
      <w:pPr>
        <w:pStyle w:val="Heading1"/>
        <w:numPr>
          <w:ilvl w:val="1"/>
          <w:numId w:val="6"/>
        </w:numPr>
      </w:pPr>
      <w:r>
        <w:lastRenderedPageBreak/>
        <w:t>PRESENTATION OF THE PROJECT THEME</w:t>
      </w:r>
    </w:p>
    <w:p w14:paraId="1935FA4F" w14:textId="31F21984" w:rsidR="00BF4846" w:rsidRPr="00C51A48" w:rsidRDefault="00BF4846" w:rsidP="00C51A48">
      <w:pPr>
        <w:spacing w:before="100" w:beforeAutospacing="1" w:after="100" w:afterAutospacing="1" w:line="360" w:lineRule="auto"/>
        <w:ind w:firstLine="720"/>
        <w:rPr>
          <w:rFonts w:eastAsia="Times New Roman" w:cs="Times New Roman"/>
          <w:kern w:val="0"/>
          <w14:ligatures w14:val="none"/>
        </w:rPr>
      </w:pPr>
      <w:r w:rsidRPr="00C51A48">
        <w:rPr>
          <w:rFonts w:eastAsia="Times New Roman" w:cs="Times New Roman"/>
          <w:kern w:val="0"/>
          <w14:ligatures w14:val="none"/>
        </w:rPr>
        <w:t xml:space="preserve">The theme of this project is entitled </w:t>
      </w:r>
      <w:r w:rsidRPr="00C51A48">
        <w:rPr>
          <w:rFonts w:eastAsia="Times New Roman" w:cs="Times New Roman"/>
          <w:b/>
          <w:bCs/>
          <w:kern w:val="0"/>
          <w14:ligatures w14:val="none"/>
        </w:rPr>
        <w:t>"Design and Implementation of a Web-Based Enterprise Resource Planning (ERP) System for Small and Medium-Sized Enterprises (SMEs)."</w:t>
      </w:r>
      <w:r>
        <w:rPr>
          <w:rFonts w:eastAsia="Times New Roman" w:cs="Times New Roman"/>
          <w:kern w:val="0"/>
          <w14:ligatures w14:val="none"/>
        </w:rPr>
        <w:t xml:space="preserve"> </w:t>
      </w:r>
      <w:r w:rsidRPr="00C51A48">
        <w:rPr>
          <w:rFonts w:eastAsia="Times New Roman" w:cs="Times New Roman"/>
          <w:kern w:val="0"/>
          <w14:ligatures w14:val="none"/>
        </w:rPr>
        <w:t>The project focuses on the development of a centralized platform capable of integrating the various operations of an enterprise into a single environment. Instead of using multiple applications for employee management, accounting, project management, customer management, and invoicing, organizations will be able to perform all these operations through one unified system.</w:t>
      </w:r>
      <w:r>
        <w:rPr>
          <w:rFonts w:eastAsia="Times New Roman" w:cs="Times New Roman"/>
          <w:kern w:val="0"/>
          <w14:ligatures w14:val="none"/>
        </w:rPr>
        <w:t xml:space="preserve"> </w:t>
      </w:r>
      <w:r w:rsidRPr="00C51A48">
        <w:rPr>
          <w:rFonts w:eastAsia="Times New Roman" w:cs="Times New Roman"/>
          <w:kern w:val="0"/>
          <w14:ligatures w14:val="none"/>
        </w:rPr>
        <w:t>The proposed platform aims to improve efficiency, facilitate communication among departments, reduce operational costs, and provide real-time access to important business information.</w:t>
      </w:r>
    </w:p>
    <w:p w14:paraId="5B3D6672" w14:textId="1601F80A" w:rsidR="00BF4846" w:rsidRDefault="00535AFB" w:rsidP="008D1168">
      <w:pPr>
        <w:pStyle w:val="Heading1"/>
        <w:numPr>
          <w:ilvl w:val="1"/>
          <w:numId w:val="6"/>
        </w:numPr>
      </w:pPr>
      <w:r>
        <w:t>STUDY OF THE EXISTING SYSTEM</w:t>
      </w:r>
    </w:p>
    <w:p w14:paraId="1A3785C1" w14:textId="77777777" w:rsidR="00535AFB" w:rsidRPr="00535AFB" w:rsidRDefault="00535AFB" w:rsidP="00C51A48">
      <w:pPr>
        <w:spacing w:line="360" w:lineRule="auto"/>
        <w:ind w:firstLine="720"/>
      </w:pPr>
      <w:r w:rsidRPr="00535AFB">
        <w:t>The study of the existing system was conducted through observations made during the internship period. It was discovered that most activities were performed manually or through the use of separate applications that were not interconnected.</w:t>
      </w:r>
    </w:p>
    <w:p w14:paraId="5F1303B2" w14:textId="77777777" w:rsidR="00535AFB" w:rsidRPr="00535AFB" w:rsidRDefault="00535AFB" w:rsidP="00C51A48">
      <w:pPr>
        <w:spacing w:line="360" w:lineRule="auto"/>
      </w:pPr>
      <w:r w:rsidRPr="00535AFB">
        <w:t>Some of the major observations are presented below:</w:t>
      </w:r>
    </w:p>
    <w:p w14:paraId="7781A18C" w14:textId="77777777" w:rsidR="00535AFB" w:rsidRPr="00535AFB" w:rsidRDefault="00535AFB" w:rsidP="0080103F">
      <w:pPr>
        <w:numPr>
          <w:ilvl w:val="0"/>
          <w:numId w:val="10"/>
        </w:numPr>
        <w:spacing w:line="360" w:lineRule="auto"/>
      </w:pPr>
      <w:r w:rsidRPr="00535AFB">
        <w:t>Attendance management was carried out manually through the use of attendance registers.</w:t>
      </w:r>
    </w:p>
    <w:p w14:paraId="431F688D" w14:textId="77777777" w:rsidR="00535AFB" w:rsidRPr="00535AFB" w:rsidRDefault="00535AFB" w:rsidP="0080103F">
      <w:pPr>
        <w:numPr>
          <w:ilvl w:val="0"/>
          <w:numId w:val="10"/>
        </w:numPr>
        <w:spacing w:line="360" w:lineRule="auto"/>
      </w:pPr>
      <w:r w:rsidRPr="00535AFB">
        <w:t>Employees recorded their names, arrival times, departure times, and signatures in a register every day.</w:t>
      </w:r>
    </w:p>
    <w:p w14:paraId="26FACA42" w14:textId="77777777" w:rsidR="00535AFB" w:rsidRPr="00535AFB" w:rsidRDefault="00535AFB" w:rsidP="0080103F">
      <w:pPr>
        <w:numPr>
          <w:ilvl w:val="0"/>
          <w:numId w:val="10"/>
        </w:numPr>
        <w:spacing w:line="360" w:lineRule="auto"/>
      </w:pPr>
      <w:r w:rsidRPr="00535AFB">
        <w:t>Employee information was stored in physical documents and spreadsheet files.</w:t>
      </w:r>
    </w:p>
    <w:p w14:paraId="7E2E0211" w14:textId="77777777" w:rsidR="00535AFB" w:rsidRPr="00535AFB" w:rsidRDefault="00535AFB" w:rsidP="0080103F">
      <w:pPr>
        <w:numPr>
          <w:ilvl w:val="0"/>
          <w:numId w:val="10"/>
        </w:numPr>
        <w:spacing w:line="360" w:lineRule="auto"/>
      </w:pPr>
      <w:r w:rsidRPr="00535AFB">
        <w:t>Project and task management relied mainly on verbal communication, notebooks, and messaging applications.</w:t>
      </w:r>
    </w:p>
    <w:p w14:paraId="44459E74" w14:textId="77777777" w:rsidR="00535AFB" w:rsidRPr="00535AFB" w:rsidRDefault="00535AFB" w:rsidP="0080103F">
      <w:pPr>
        <w:numPr>
          <w:ilvl w:val="0"/>
          <w:numId w:val="10"/>
        </w:numPr>
        <w:spacing w:line="360" w:lineRule="auto"/>
      </w:pPr>
      <w:r w:rsidRPr="00535AFB">
        <w:t>Customer information was distributed across different documents and applications.</w:t>
      </w:r>
    </w:p>
    <w:p w14:paraId="3DDCA20E" w14:textId="77777777" w:rsidR="00535AFB" w:rsidRPr="00535AFB" w:rsidRDefault="00535AFB" w:rsidP="0080103F">
      <w:pPr>
        <w:numPr>
          <w:ilvl w:val="0"/>
          <w:numId w:val="10"/>
        </w:numPr>
        <w:spacing w:line="360" w:lineRule="auto"/>
      </w:pPr>
      <w:r w:rsidRPr="00535AFB">
        <w:t>Reports were prepared manually, making decision-making more difficult and time-consuming.</w:t>
      </w:r>
    </w:p>
    <w:p w14:paraId="5441CBBA" w14:textId="77777777" w:rsidR="00535AFB" w:rsidRDefault="00535AFB" w:rsidP="00535AFB">
      <w:pPr>
        <w:spacing w:line="360" w:lineRule="auto"/>
      </w:pPr>
      <w:r w:rsidRPr="00535AFB">
        <w:t>These observations clearly reveal the limitations of traditional management methods and highlight the necessity of implementing an integrated ERP system.</w:t>
      </w:r>
    </w:p>
    <w:p w14:paraId="26FA9861" w14:textId="41285BEF" w:rsidR="007C0355" w:rsidRDefault="007C0355" w:rsidP="007C0355">
      <w:pPr>
        <w:pStyle w:val="Heading1"/>
        <w:numPr>
          <w:ilvl w:val="1"/>
          <w:numId w:val="6"/>
        </w:numPr>
      </w:pPr>
      <w:r>
        <w:lastRenderedPageBreak/>
        <w:t>CRITICISIM OF THE EXISTING SYSTEM</w:t>
      </w:r>
    </w:p>
    <w:p w14:paraId="6C033C85" w14:textId="05382A12" w:rsidR="00623FE1" w:rsidRDefault="00623FE1" w:rsidP="00C51A48">
      <w:pPr>
        <w:pStyle w:val="Caption"/>
        <w:keepNext/>
      </w:pPr>
      <w:r>
        <w:t xml:space="preserve">Table </w:t>
      </w:r>
      <w:fldSimple w:instr=" SEQ Table \* ARABIC ">
        <w:r w:rsidR="00A00418">
          <w:rPr>
            <w:noProof/>
          </w:rPr>
          <w:t>1</w:t>
        </w:r>
      </w:fldSimple>
      <w:r>
        <w:t xml:space="preserve"> Criticism of the existing system</w:t>
      </w:r>
    </w:p>
    <w:tbl>
      <w:tblPr>
        <w:tblStyle w:val="GridTable4-Accent2"/>
        <w:tblW w:w="0" w:type="auto"/>
        <w:tblLook w:val="04A0" w:firstRow="1" w:lastRow="0" w:firstColumn="1" w:lastColumn="0" w:noHBand="0" w:noVBand="1"/>
      </w:tblPr>
      <w:tblGrid>
        <w:gridCol w:w="2992"/>
        <w:gridCol w:w="3613"/>
        <w:gridCol w:w="2745"/>
      </w:tblGrid>
      <w:tr w:rsidR="00FA2325" w:rsidRPr="00FA2325" w14:paraId="1CBC8558" w14:textId="77777777" w:rsidTr="00C51A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86A26" w14:textId="4B61A155" w:rsidR="00FA2325" w:rsidRPr="00FA2325" w:rsidRDefault="00702081" w:rsidP="00C51A48">
            <w:pPr>
              <w:spacing w:after="160" w:line="278" w:lineRule="auto"/>
              <w:jc w:val="center"/>
            </w:pPr>
            <w:r>
              <w:t>LIMITATIONS</w:t>
            </w:r>
          </w:p>
        </w:tc>
        <w:tc>
          <w:tcPr>
            <w:tcW w:w="0" w:type="auto"/>
            <w:hideMark/>
          </w:tcPr>
          <w:p w14:paraId="3F9D00AE" w14:textId="695BDF9C" w:rsidR="00FA2325" w:rsidRPr="00FA2325" w:rsidRDefault="00702081" w:rsidP="00C51A48">
            <w:pPr>
              <w:spacing w:after="160" w:line="278" w:lineRule="auto"/>
              <w:jc w:val="center"/>
              <w:cnfStyle w:val="100000000000" w:firstRow="1" w:lastRow="0" w:firstColumn="0" w:lastColumn="0" w:oddVBand="0" w:evenVBand="0" w:oddHBand="0" w:evenHBand="0" w:firstRowFirstColumn="0" w:firstRowLastColumn="0" w:lastRowFirstColumn="0" w:lastRowLastColumn="0"/>
            </w:pPr>
            <w:r>
              <w:t>CONSEQUENCES</w:t>
            </w:r>
          </w:p>
        </w:tc>
        <w:tc>
          <w:tcPr>
            <w:tcW w:w="0" w:type="auto"/>
            <w:hideMark/>
          </w:tcPr>
          <w:p w14:paraId="052FFAFE" w14:textId="43F5D26A" w:rsidR="00FA2325" w:rsidRPr="00FA2325" w:rsidRDefault="00702081" w:rsidP="00C51A48">
            <w:pPr>
              <w:spacing w:after="160" w:line="278" w:lineRule="auto"/>
              <w:jc w:val="center"/>
              <w:cnfStyle w:val="100000000000" w:firstRow="1" w:lastRow="0" w:firstColumn="0" w:lastColumn="0" w:oddVBand="0" w:evenVBand="0" w:oddHBand="0" w:evenHBand="0" w:firstRowFirstColumn="0" w:firstRowLastColumn="0" w:lastRowFirstColumn="0" w:lastRowLastColumn="0"/>
            </w:pPr>
            <w:r>
              <w:t>SOLUTION</w:t>
            </w:r>
          </w:p>
        </w:tc>
      </w:tr>
      <w:tr w:rsidR="00FA2325" w:rsidRPr="00FA2325" w14:paraId="62F292A3" w14:textId="77777777" w:rsidTr="00C51A48">
        <w:trPr>
          <w:cnfStyle w:val="000000100000" w:firstRow="0" w:lastRow="0" w:firstColumn="0" w:lastColumn="0" w:oddVBand="0" w:evenVBand="0" w:oddHBand="1" w:evenHBand="0" w:firstRowFirstColumn="0" w:firstRowLastColumn="0" w:lastRowFirstColumn="0" w:lastRowLastColumn="0"/>
          <w:trHeight w:val="1061"/>
        </w:trPr>
        <w:tc>
          <w:tcPr>
            <w:cnfStyle w:val="001000000000" w:firstRow="0" w:lastRow="0" w:firstColumn="1" w:lastColumn="0" w:oddVBand="0" w:evenVBand="0" w:oddHBand="0" w:evenHBand="0" w:firstRowFirstColumn="0" w:firstRowLastColumn="0" w:lastRowFirstColumn="0" w:lastRowLastColumn="0"/>
            <w:tcW w:w="0" w:type="auto"/>
            <w:hideMark/>
          </w:tcPr>
          <w:p w14:paraId="075434BF" w14:textId="77777777" w:rsidR="00FA2325" w:rsidRPr="00FA2325" w:rsidRDefault="00FA2325" w:rsidP="00C51A48">
            <w:pPr>
              <w:spacing w:after="160" w:line="360" w:lineRule="auto"/>
              <w:jc w:val="left"/>
            </w:pPr>
            <w:r w:rsidRPr="00FA2325">
              <w:t>Manual attendance recording</w:t>
            </w:r>
          </w:p>
        </w:tc>
        <w:tc>
          <w:tcPr>
            <w:tcW w:w="0" w:type="auto"/>
            <w:hideMark/>
          </w:tcPr>
          <w:p w14:paraId="44784A92"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Loss of time and a higher probability of human errors</w:t>
            </w:r>
          </w:p>
        </w:tc>
        <w:tc>
          <w:tcPr>
            <w:tcW w:w="0" w:type="auto"/>
            <w:hideMark/>
          </w:tcPr>
          <w:p w14:paraId="55D18BF1"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Automated attendance management</w:t>
            </w:r>
          </w:p>
        </w:tc>
      </w:tr>
      <w:tr w:rsidR="00FA2325" w:rsidRPr="00FA2325" w14:paraId="17465C74" w14:textId="77777777" w:rsidTr="00C51A48">
        <w:trPr>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0EF05B3F" w14:textId="77777777" w:rsidR="00FA2325" w:rsidRPr="00FA2325" w:rsidRDefault="00FA2325" w:rsidP="00C51A48">
            <w:pPr>
              <w:spacing w:after="160" w:line="360" w:lineRule="auto"/>
              <w:jc w:val="left"/>
            </w:pPr>
            <w:r w:rsidRPr="00FA2325">
              <w:t>Decentralized data storage</w:t>
            </w:r>
          </w:p>
        </w:tc>
        <w:tc>
          <w:tcPr>
            <w:tcW w:w="0" w:type="auto"/>
            <w:hideMark/>
          </w:tcPr>
          <w:p w14:paraId="35E9462C"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Difficulty accessing information and duplication of records</w:t>
            </w:r>
          </w:p>
        </w:tc>
        <w:tc>
          <w:tcPr>
            <w:tcW w:w="0" w:type="auto"/>
            <w:hideMark/>
          </w:tcPr>
          <w:p w14:paraId="5135C7FF"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Centralized database management</w:t>
            </w:r>
          </w:p>
        </w:tc>
      </w:tr>
      <w:tr w:rsidR="00FA2325" w:rsidRPr="00FA2325" w14:paraId="61FE0E8F" w14:textId="77777777" w:rsidTr="00C51A48">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0" w:type="auto"/>
            <w:hideMark/>
          </w:tcPr>
          <w:p w14:paraId="01558751" w14:textId="77777777" w:rsidR="00FA2325" w:rsidRPr="00FA2325" w:rsidRDefault="00FA2325" w:rsidP="00C51A48">
            <w:pPr>
              <w:spacing w:after="160" w:line="360" w:lineRule="auto"/>
              <w:jc w:val="left"/>
            </w:pPr>
            <w:r w:rsidRPr="00FA2325">
              <w:t>Lack of communication between departments</w:t>
            </w:r>
          </w:p>
        </w:tc>
        <w:tc>
          <w:tcPr>
            <w:tcW w:w="0" w:type="auto"/>
            <w:hideMark/>
          </w:tcPr>
          <w:p w14:paraId="4934D23E"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Poor coordination and reduced efficiency</w:t>
            </w:r>
          </w:p>
        </w:tc>
        <w:tc>
          <w:tcPr>
            <w:tcW w:w="0" w:type="auto"/>
            <w:hideMark/>
          </w:tcPr>
          <w:p w14:paraId="0A7267A0"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Integration of all modules into a single platform</w:t>
            </w:r>
          </w:p>
        </w:tc>
      </w:tr>
      <w:tr w:rsidR="00FA2325" w:rsidRPr="00FA2325" w14:paraId="34BB9EFB" w14:textId="77777777" w:rsidTr="00C51A48">
        <w:trPr>
          <w:trHeight w:val="1061"/>
        </w:trPr>
        <w:tc>
          <w:tcPr>
            <w:cnfStyle w:val="001000000000" w:firstRow="0" w:lastRow="0" w:firstColumn="1" w:lastColumn="0" w:oddVBand="0" w:evenVBand="0" w:oddHBand="0" w:evenHBand="0" w:firstRowFirstColumn="0" w:firstRowLastColumn="0" w:lastRowFirstColumn="0" w:lastRowLastColumn="0"/>
            <w:tcW w:w="0" w:type="auto"/>
            <w:hideMark/>
          </w:tcPr>
          <w:p w14:paraId="6A816EF2" w14:textId="77777777" w:rsidR="00FA2325" w:rsidRPr="00FA2325" w:rsidRDefault="00FA2325" w:rsidP="00C51A48">
            <w:pPr>
              <w:spacing w:after="160" w:line="360" w:lineRule="auto"/>
              <w:jc w:val="left"/>
            </w:pPr>
            <w:r w:rsidRPr="00FA2325">
              <w:t>Manual preparation of reports</w:t>
            </w:r>
          </w:p>
        </w:tc>
        <w:tc>
          <w:tcPr>
            <w:tcW w:w="0" w:type="auto"/>
            <w:hideMark/>
          </w:tcPr>
          <w:p w14:paraId="028A2271"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Delayed decision-making processes</w:t>
            </w:r>
          </w:p>
        </w:tc>
        <w:tc>
          <w:tcPr>
            <w:tcW w:w="0" w:type="auto"/>
            <w:hideMark/>
          </w:tcPr>
          <w:p w14:paraId="08580B71"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Real-time reporting and analytics</w:t>
            </w:r>
          </w:p>
        </w:tc>
      </w:tr>
      <w:tr w:rsidR="00FA2325" w:rsidRPr="00FA2325" w14:paraId="186755CB" w14:textId="77777777" w:rsidTr="00C51A48">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0" w:type="auto"/>
            <w:hideMark/>
          </w:tcPr>
          <w:p w14:paraId="1CCEE51C" w14:textId="77777777" w:rsidR="00FA2325" w:rsidRPr="00FA2325" w:rsidRDefault="00FA2325" w:rsidP="00C51A48">
            <w:pPr>
              <w:spacing w:after="160" w:line="360" w:lineRule="auto"/>
              <w:jc w:val="left"/>
            </w:pPr>
            <w:r w:rsidRPr="00FA2325">
              <w:t>Independent accounting procedures</w:t>
            </w:r>
          </w:p>
        </w:tc>
        <w:tc>
          <w:tcPr>
            <w:tcW w:w="0" w:type="auto"/>
            <w:hideMark/>
          </w:tcPr>
          <w:p w14:paraId="483816E9"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Increased workload and inconsistencies in financial records</w:t>
            </w:r>
          </w:p>
        </w:tc>
        <w:tc>
          <w:tcPr>
            <w:tcW w:w="0" w:type="auto"/>
            <w:hideMark/>
          </w:tcPr>
          <w:p w14:paraId="2AD3BF87"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Automated accounting management</w:t>
            </w:r>
          </w:p>
        </w:tc>
      </w:tr>
      <w:tr w:rsidR="00FA2325" w:rsidRPr="00FA2325" w14:paraId="036A5351" w14:textId="77777777" w:rsidTr="00C51A48">
        <w:trPr>
          <w:trHeight w:val="1088"/>
        </w:trPr>
        <w:tc>
          <w:tcPr>
            <w:cnfStyle w:val="001000000000" w:firstRow="0" w:lastRow="0" w:firstColumn="1" w:lastColumn="0" w:oddVBand="0" w:evenVBand="0" w:oddHBand="0" w:evenHBand="0" w:firstRowFirstColumn="0" w:firstRowLastColumn="0" w:lastRowFirstColumn="0" w:lastRowLastColumn="0"/>
            <w:tcW w:w="0" w:type="auto"/>
            <w:hideMark/>
          </w:tcPr>
          <w:p w14:paraId="4F53059E" w14:textId="77777777" w:rsidR="00FA2325" w:rsidRPr="00FA2325" w:rsidRDefault="00FA2325" w:rsidP="00C51A48">
            <w:pPr>
              <w:spacing w:after="160" w:line="360" w:lineRule="auto"/>
              <w:jc w:val="left"/>
            </w:pPr>
            <w:r w:rsidRPr="00FA2325">
              <w:t>Manual task allocation</w:t>
            </w:r>
          </w:p>
        </w:tc>
        <w:tc>
          <w:tcPr>
            <w:tcW w:w="0" w:type="auto"/>
            <w:hideMark/>
          </w:tcPr>
          <w:p w14:paraId="3F0B5311"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Difficulty monitoring employee performance</w:t>
            </w:r>
          </w:p>
        </w:tc>
        <w:tc>
          <w:tcPr>
            <w:tcW w:w="0" w:type="auto"/>
            <w:hideMark/>
          </w:tcPr>
          <w:p w14:paraId="307E96C2"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Integrated task management tools</w:t>
            </w:r>
          </w:p>
        </w:tc>
      </w:tr>
      <w:tr w:rsidR="00FA2325" w:rsidRPr="00FA2325" w14:paraId="52B96B8B" w14:textId="77777777" w:rsidTr="00C51A48">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210AFECE" w14:textId="77777777" w:rsidR="00FA2325" w:rsidRPr="00FA2325" w:rsidRDefault="00FA2325" w:rsidP="00C51A48">
            <w:pPr>
              <w:spacing w:after="160" w:line="360" w:lineRule="auto"/>
              <w:jc w:val="left"/>
            </w:pPr>
            <w:r w:rsidRPr="00FA2325">
              <w:t>Limited access control mechanisms</w:t>
            </w:r>
          </w:p>
        </w:tc>
        <w:tc>
          <w:tcPr>
            <w:tcW w:w="0" w:type="auto"/>
            <w:hideMark/>
          </w:tcPr>
          <w:p w14:paraId="3DDDD70A"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Security vulnerabilities and unauthorized access</w:t>
            </w:r>
          </w:p>
        </w:tc>
        <w:tc>
          <w:tcPr>
            <w:tcW w:w="0" w:type="auto"/>
            <w:hideMark/>
          </w:tcPr>
          <w:p w14:paraId="028F68F0"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Role-based access control</w:t>
            </w:r>
          </w:p>
        </w:tc>
      </w:tr>
      <w:tr w:rsidR="00FA2325" w:rsidRPr="00FA2325" w14:paraId="29DE61DE" w14:textId="77777777" w:rsidTr="00C51A48">
        <w:trPr>
          <w:trHeight w:val="1160"/>
        </w:trPr>
        <w:tc>
          <w:tcPr>
            <w:cnfStyle w:val="001000000000" w:firstRow="0" w:lastRow="0" w:firstColumn="1" w:lastColumn="0" w:oddVBand="0" w:evenVBand="0" w:oddHBand="0" w:evenHBand="0" w:firstRowFirstColumn="0" w:firstRowLastColumn="0" w:lastRowFirstColumn="0" w:lastRowLastColumn="0"/>
            <w:tcW w:w="0" w:type="auto"/>
            <w:hideMark/>
          </w:tcPr>
          <w:p w14:paraId="2E5FA1B8" w14:textId="77777777" w:rsidR="00FA2325" w:rsidRPr="00FA2325" w:rsidRDefault="00FA2325" w:rsidP="00C51A48">
            <w:pPr>
              <w:spacing w:after="160" w:line="360" w:lineRule="auto"/>
              <w:jc w:val="left"/>
            </w:pPr>
            <w:r w:rsidRPr="00FA2325">
              <w:t>Dependence on paper documents</w:t>
            </w:r>
          </w:p>
        </w:tc>
        <w:tc>
          <w:tcPr>
            <w:tcW w:w="0" w:type="auto"/>
            <w:hideMark/>
          </w:tcPr>
          <w:p w14:paraId="25CBE1BE"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Document loss and increased operational costs</w:t>
            </w:r>
          </w:p>
        </w:tc>
        <w:tc>
          <w:tcPr>
            <w:tcW w:w="0" w:type="auto"/>
            <w:hideMark/>
          </w:tcPr>
          <w:p w14:paraId="199FFDF5" w14:textId="77777777" w:rsidR="00FA2325" w:rsidRPr="00FA2325" w:rsidRDefault="00FA2325" w:rsidP="00C51A4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A2325">
              <w:t>Digital document management</w:t>
            </w:r>
          </w:p>
        </w:tc>
      </w:tr>
      <w:tr w:rsidR="00FA2325" w:rsidRPr="00FA2325" w14:paraId="6FEE79F6" w14:textId="77777777" w:rsidTr="00C51A48">
        <w:trPr>
          <w:cnfStyle w:val="000000100000" w:firstRow="0" w:lastRow="0" w:firstColumn="0" w:lastColumn="0" w:oddVBand="0" w:evenVBand="0" w:oddHBand="1"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0" w:type="auto"/>
            <w:hideMark/>
          </w:tcPr>
          <w:p w14:paraId="535D4E86" w14:textId="77777777" w:rsidR="00FA2325" w:rsidRPr="00FA2325" w:rsidRDefault="00FA2325" w:rsidP="00C51A48">
            <w:pPr>
              <w:spacing w:after="160" w:line="360" w:lineRule="auto"/>
              <w:jc w:val="left"/>
            </w:pPr>
            <w:r w:rsidRPr="00FA2325">
              <w:t>Absence of notification mechanisms</w:t>
            </w:r>
          </w:p>
        </w:tc>
        <w:tc>
          <w:tcPr>
            <w:tcW w:w="0" w:type="auto"/>
            <w:hideMark/>
          </w:tcPr>
          <w:p w14:paraId="3D9A5275"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Missed deadlines and reduced productivity</w:t>
            </w:r>
          </w:p>
        </w:tc>
        <w:tc>
          <w:tcPr>
            <w:tcW w:w="0" w:type="auto"/>
            <w:hideMark/>
          </w:tcPr>
          <w:p w14:paraId="645A1BEF" w14:textId="77777777" w:rsidR="00FA2325" w:rsidRPr="00FA2325" w:rsidRDefault="00FA2325" w:rsidP="00C51A4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A2325">
              <w:t>Automated notifications and reminders</w:t>
            </w:r>
          </w:p>
        </w:tc>
      </w:tr>
    </w:tbl>
    <w:p w14:paraId="2870B99F" w14:textId="77777777" w:rsidR="007C0355" w:rsidRPr="007C0355" w:rsidRDefault="007C0355" w:rsidP="007C0355"/>
    <w:p w14:paraId="504D8F58" w14:textId="77777777" w:rsidR="00535AFB" w:rsidRDefault="00535AFB" w:rsidP="00535AFB"/>
    <w:p w14:paraId="4A42CAA1" w14:textId="46945834" w:rsidR="00CE2D24" w:rsidRDefault="00843B32" w:rsidP="00843B32">
      <w:pPr>
        <w:pStyle w:val="Heading1"/>
        <w:numPr>
          <w:ilvl w:val="1"/>
          <w:numId w:val="6"/>
        </w:numPr>
      </w:pPr>
      <w:r>
        <w:lastRenderedPageBreak/>
        <w:t>PROBLEMATIC</w:t>
      </w:r>
    </w:p>
    <w:p w14:paraId="2DFE6DFF" w14:textId="77777777" w:rsidR="00843B32" w:rsidRPr="00843B32" w:rsidRDefault="00843B32" w:rsidP="00C51A48">
      <w:pPr>
        <w:spacing w:line="360" w:lineRule="auto"/>
        <w:ind w:firstLine="720"/>
      </w:pPr>
      <w:r w:rsidRPr="00843B32">
        <w:t>The rapid growth of business activities has increased the need for efficient information management systems. However, many small and medium-sized enterprises still lack affordable and integrated solutions capable of managing their operations effectively.</w:t>
      </w:r>
    </w:p>
    <w:p w14:paraId="14CE9194" w14:textId="77777777" w:rsidR="00843B32" w:rsidRPr="00843B32" w:rsidRDefault="00843B32" w:rsidP="00C51A48">
      <w:pPr>
        <w:spacing w:line="360" w:lineRule="auto"/>
      </w:pPr>
      <w:r w:rsidRPr="00843B32">
        <w:t>The main problem addressed by this study can therefore be formulated as follows:</w:t>
      </w:r>
    </w:p>
    <w:p w14:paraId="53B3883F" w14:textId="77777777" w:rsidR="00843B32" w:rsidRPr="00843B32" w:rsidRDefault="00843B32" w:rsidP="00C51A48">
      <w:pPr>
        <w:spacing w:line="360" w:lineRule="auto"/>
      </w:pPr>
      <w:r w:rsidRPr="00843B32">
        <w:rPr>
          <w:b/>
          <w:bCs/>
        </w:rPr>
        <w:t>How can a centralized, secure, efficient, and cost-effective web-based ERP system be designed and implemented to enable small and medium-sized enterprises to manage their business activities more effectively?</w:t>
      </w:r>
    </w:p>
    <w:p w14:paraId="297EBC8B" w14:textId="77777777" w:rsidR="00843B32" w:rsidRPr="00843B32" w:rsidRDefault="00843B32" w:rsidP="00C51A48">
      <w:pPr>
        <w:spacing w:line="360" w:lineRule="auto"/>
      </w:pPr>
      <w:r w:rsidRPr="00843B32">
        <w:t>Several secondary questions also arise:</w:t>
      </w:r>
    </w:p>
    <w:p w14:paraId="7E13EA4C" w14:textId="77777777" w:rsidR="00843B32" w:rsidRPr="00843B32" w:rsidRDefault="00843B32" w:rsidP="0080103F">
      <w:pPr>
        <w:numPr>
          <w:ilvl w:val="0"/>
          <w:numId w:val="11"/>
        </w:numPr>
        <w:spacing w:line="360" w:lineRule="auto"/>
      </w:pPr>
      <w:r w:rsidRPr="00843B32">
        <w:t>How can data management be centralized?</w:t>
      </w:r>
    </w:p>
    <w:p w14:paraId="5D106297" w14:textId="77777777" w:rsidR="00843B32" w:rsidRPr="00843B32" w:rsidRDefault="00843B32" w:rsidP="0080103F">
      <w:pPr>
        <w:numPr>
          <w:ilvl w:val="0"/>
          <w:numId w:val="11"/>
        </w:numPr>
        <w:spacing w:line="360" w:lineRule="auto"/>
      </w:pPr>
      <w:r w:rsidRPr="00843B32">
        <w:t>How can communication between departments be improved?</w:t>
      </w:r>
    </w:p>
    <w:p w14:paraId="58A313CB" w14:textId="77777777" w:rsidR="00843B32" w:rsidRPr="00843B32" w:rsidRDefault="00843B32" w:rsidP="0080103F">
      <w:pPr>
        <w:numPr>
          <w:ilvl w:val="0"/>
          <w:numId w:val="11"/>
        </w:numPr>
        <w:spacing w:line="360" w:lineRule="auto"/>
      </w:pPr>
      <w:r w:rsidRPr="00843B32">
        <w:t>How can administrative tasks be automated?</w:t>
      </w:r>
    </w:p>
    <w:p w14:paraId="033B43E4" w14:textId="77777777" w:rsidR="00843B32" w:rsidRPr="00843B32" w:rsidRDefault="00843B32" w:rsidP="0080103F">
      <w:pPr>
        <w:numPr>
          <w:ilvl w:val="0"/>
          <w:numId w:val="11"/>
        </w:numPr>
        <w:spacing w:line="360" w:lineRule="auto"/>
      </w:pPr>
      <w:r w:rsidRPr="00843B32">
        <w:t>How can real-time reports and performance indicators be generated?</w:t>
      </w:r>
    </w:p>
    <w:p w14:paraId="19569A19" w14:textId="0EB0B763" w:rsidR="003A36B9" w:rsidRDefault="00843B32" w:rsidP="0080103F">
      <w:pPr>
        <w:numPr>
          <w:ilvl w:val="0"/>
          <w:numId w:val="11"/>
        </w:numPr>
        <w:spacing w:line="360" w:lineRule="auto"/>
      </w:pPr>
      <w:r w:rsidRPr="00843B32">
        <w:t>How can the system ensure data security and confidentiality?</w:t>
      </w:r>
    </w:p>
    <w:p w14:paraId="10CB146A" w14:textId="77777777" w:rsidR="00FA657C" w:rsidRDefault="00FA657C" w:rsidP="00FA657C">
      <w:pPr>
        <w:spacing w:line="360" w:lineRule="auto"/>
      </w:pPr>
    </w:p>
    <w:p w14:paraId="4192AA74" w14:textId="77777777" w:rsidR="00FA657C" w:rsidRDefault="00FA657C" w:rsidP="00FA657C">
      <w:pPr>
        <w:spacing w:line="360" w:lineRule="auto"/>
      </w:pPr>
    </w:p>
    <w:p w14:paraId="743410E6" w14:textId="77777777" w:rsidR="00FA657C" w:rsidRDefault="00FA657C" w:rsidP="00FA657C">
      <w:pPr>
        <w:spacing w:line="360" w:lineRule="auto"/>
      </w:pPr>
    </w:p>
    <w:p w14:paraId="6DC9FE0A" w14:textId="77777777" w:rsidR="00FA657C" w:rsidRDefault="00FA657C" w:rsidP="00FA657C">
      <w:pPr>
        <w:spacing w:line="360" w:lineRule="auto"/>
      </w:pPr>
    </w:p>
    <w:p w14:paraId="530632A7" w14:textId="77777777" w:rsidR="00FA657C" w:rsidRDefault="00FA657C" w:rsidP="00FA657C">
      <w:pPr>
        <w:spacing w:line="360" w:lineRule="auto"/>
      </w:pPr>
    </w:p>
    <w:p w14:paraId="411927FE" w14:textId="77777777" w:rsidR="00FA657C" w:rsidRDefault="00FA657C" w:rsidP="00FA657C">
      <w:pPr>
        <w:spacing w:line="360" w:lineRule="auto"/>
      </w:pPr>
    </w:p>
    <w:p w14:paraId="7783634D" w14:textId="77777777" w:rsidR="00FA657C" w:rsidRDefault="00FA657C" w:rsidP="00FA657C">
      <w:pPr>
        <w:spacing w:line="360" w:lineRule="auto"/>
      </w:pPr>
    </w:p>
    <w:p w14:paraId="49C30EE4" w14:textId="77777777" w:rsidR="00FA657C" w:rsidRDefault="00FA657C" w:rsidP="00FA657C">
      <w:pPr>
        <w:spacing w:line="360" w:lineRule="auto"/>
      </w:pPr>
    </w:p>
    <w:p w14:paraId="42B45771" w14:textId="77777777" w:rsidR="00FA657C" w:rsidRDefault="00FA657C" w:rsidP="00C51A48">
      <w:pPr>
        <w:spacing w:line="360" w:lineRule="auto"/>
      </w:pPr>
    </w:p>
    <w:p w14:paraId="2D3763A5" w14:textId="6916E4AF" w:rsidR="003A36B9" w:rsidRDefault="003A36B9" w:rsidP="003A36B9">
      <w:pPr>
        <w:pStyle w:val="Heading1"/>
        <w:numPr>
          <w:ilvl w:val="1"/>
          <w:numId w:val="6"/>
        </w:numPr>
      </w:pPr>
      <w:r>
        <w:lastRenderedPageBreak/>
        <w:t>PROPOSED SOLUTION</w:t>
      </w:r>
    </w:p>
    <w:p w14:paraId="40FE1D88" w14:textId="77777777" w:rsidR="00EC3B5D" w:rsidRPr="00EC3B5D" w:rsidRDefault="00EC3B5D" w:rsidP="009A7FA8">
      <w:pPr>
        <w:spacing w:line="360" w:lineRule="auto"/>
        <w:ind w:firstLine="720"/>
      </w:pPr>
      <w:r w:rsidRPr="00EC3B5D">
        <w:t>To address these challenges, this project proposes the development of a modern web-based ERP platform specifically designed for SMEs.</w:t>
      </w:r>
    </w:p>
    <w:p w14:paraId="6FBFBBB3" w14:textId="77777777" w:rsidR="00EC3B5D" w:rsidRPr="00EC3B5D" w:rsidRDefault="00EC3B5D" w:rsidP="00C51A48">
      <w:pPr>
        <w:spacing w:line="360" w:lineRule="auto"/>
      </w:pPr>
      <w:r w:rsidRPr="00EC3B5D">
        <w:t>The proposed system integrates multiple modules into a single platform, including:</w:t>
      </w:r>
    </w:p>
    <w:p w14:paraId="2990C54E" w14:textId="16361859" w:rsidR="00EC3B5D" w:rsidRPr="00EC3B5D" w:rsidRDefault="00EC3B5D" w:rsidP="0080103F">
      <w:pPr>
        <w:numPr>
          <w:ilvl w:val="0"/>
          <w:numId w:val="12"/>
        </w:numPr>
        <w:spacing w:line="360" w:lineRule="auto"/>
      </w:pPr>
      <w:r w:rsidRPr="00EC3B5D">
        <w:t>Employee management</w:t>
      </w:r>
    </w:p>
    <w:p w14:paraId="31EDFDCE" w14:textId="30DCD3FD" w:rsidR="00EC3B5D" w:rsidRPr="00EC3B5D" w:rsidRDefault="00EC3B5D" w:rsidP="0080103F">
      <w:pPr>
        <w:numPr>
          <w:ilvl w:val="0"/>
          <w:numId w:val="12"/>
        </w:numPr>
        <w:spacing w:line="360" w:lineRule="auto"/>
      </w:pPr>
      <w:r w:rsidRPr="00EC3B5D">
        <w:t>Attendance management</w:t>
      </w:r>
    </w:p>
    <w:p w14:paraId="122E91B8" w14:textId="7A183042" w:rsidR="00EC3B5D" w:rsidRPr="00EC3B5D" w:rsidRDefault="00EC3B5D" w:rsidP="0080103F">
      <w:pPr>
        <w:numPr>
          <w:ilvl w:val="0"/>
          <w:numId w:val="12"/>
        </w:numPr>
        <w:spacing w:line="360" w:lineRule="auto"/>
      </w:pPr>
      <w:r w:rsidRPr="00EC3B5D">
        <w:t>Project management</w:t>
      </w:r>
    </w:p>
    <w:p w14:paraId="1F98F711" w14:textId="7867E7D2" w:rsidR="00EC3B5D" w:rsidRPr="00EC3B5D" w:rsidRDefault="00EC3B5D" w:rsidP="0080103F">
      <w:pPr>
        <w:numPr>
          <w:ilvl w:val="0"/>
          <w:numId w:val="12"/>
        </w:numPr>
        <w:spacing w:line="360" w:lineRule="auto"/>
      </w:pPr>
      <w:r w:rsidRPr="00EC3B5D">
        <w:t>Task management</w:t>
      </w:r>
    </w:p>
    <w:p w14:paraId="4A4B1BFF" w14:textId="51BF9413" w:rsidR="00EC3B5D" w:rsidRPr="00EC3B5D" w:rsidRDefault="00EC3B5D" w:rsidP="0080103F">
      <w:pPr>
        <w:numPr>
          <w:ilvl w:val="0"/>
          <w:numId w:val="12"/>
        </w:numPr>
        <w:spacing w:line="360" w:lineRule="auto"/>
      </w:pPr>
      <w:r w:rsidRPr="00EC3B5D">
        <w:t>Accounting management</w:t>
      </w:r>
    </w:p>
    <w:p w14:paraId="3E7DD0CA" w14:textId="1EF0092F" w:rsidR="00EC3B5D" w:rsidRPr="00EC3B5D" w:rsidRDefault="00EC3B5D" w:rsidP="0080103F">
      <w:pPr>
        <w:numPr>
          <w:ilvl w:val="0"/>
          <w:numId w:val="12"/>
        </w:numPr>
        <w:spacing w:line="360" w:lineRule="auto"/>
      </w:pPr>
      <w:r w:rsidRPr="00EC3B5D">
        <w:t>Quotation and invoicing management</w:t>
      </w:r>
    </w:p>
    <w:p w14:paraId="7BBFB656" w14:textId="46668862" w:rsidR="00EC3B5D" w:rsidRPr="00EC3B5D" w:rsidRDefault="00EC3B5D" w:rsidP="0080103F">
      <w:pPr>
        <w:numPr>
          <w:ilvl w:val="0"/>
          <w:numId w:val="12"/>
        </w:numPr>
        <w:spacing w:line="360" w:lineRule="auto"/>
      </w:pPr>
      <w:r w:rsidRPr="00EC3B5D">
        <w:t>Customer management</w:t>
      </w:r>
    </w:p>
    <w:p w14:paraId="04C30319" w14:textId="6D291034" w:rsidR="00EC3B5D" w:rsidRPr="00EC3B5D" w:rsidRDefault="00EC3B5D" w:rsidP="0080103F">
      <w:pPr>
        <w:numPr>
          <w:ilvl w:val="0"/>
          <w:numId w:val="12"/>
        </w:numPr>
        <w:spacing w:line="360" w:lineRule="auto"/>
      </w:pPr>
      <w:r w:rsidRPr="00EC3B5D">
        <w:t>Role and permission management</w:t>
      </w:r>
    </w:p>
    <w:p w14:paraId="485A8151" w14:textId="37278719" w:rsidR="00EC3B5D" w:rsidRPr="00EC3B5D" w:rsidRDefault="00EC3B5D" w:rsidP="0080103F">
      <w:pPr>
        <w:numPr>
          <w:ilvl w:val="0"/>
          <w:numId w:val="12"/>
        </w:numPr>
        <w:spacing w:line="360" w:lineRule="auto"/>
      </w:pPr>
      <w:r w:rsidRPr="00EC3B5D">
        <w:t>Notification management</w:t>
      </w:r>
    </w:p>
    <w:p w14:paraId="531FD2D9" w14:textId="3DB2C316" w:rsidR="00EC3B5D" w:rsidRPr="00EC3B5D" w:rsidRDefault="00EC3B5D" w:rsidP="0080103F">
      <w:pPr>
        <w:numPr>
          <w:ilvl w:val="0"/>
          <w:numId w:val="12"/>
        </w:numPr>
        <w:spacing w:line="360" w:lineRule="auto"/>
      </w:pPr>
      <w:r w:rsidRPr="00EC3B5D">
        <w:t>Reporting and analytical dashboards</w:t>
      </w:r>
    </w:p>
    <w:p w14:paraId="06E8A12F" w14:textId="77777777" w:rsidR="00EC3B5D" w:rsidRPr="00EC3B5D" w:rsidRDefault="00EC3B5D" w:rsidP="00C51A48">
      <w:pPr>
        <w:spacing w:line="360" w:lineRule="auto"/>
      </w:pPr>
      <w:r w:rsidRPr="00EC3B5D">
        <w:t>The implementation of these modules will enable organizations to improve productivity, reduce operational costs, enhance communication, and facilitate strategic decision-making.</w:t>
      </w:r>
    </w:p>
    <w:p w14:paraId="551816E8" w14:textId="77777777" w:rsidR="003A36B9" w:rsidRDefault="003A36B9" w:rsidP="003A36B9"/>
    <w:p w14:paraId="6D8CBFE3" w14:textId="77777777" w:rsidR="002A60FF" w:rsidRDefault="002A60FF" w:rsidP="003A36B9"/>
    <w:p w14:paraId="677E692E" w14:textId="77777777" w:rsidR="002A60FF" w:rsidRDefault="002A60FF" w:rsidP="003A36B9"/>
    <w:p w14:paraId="2F21D3B9" w14:textId="77777777" w:rsidR="002A60FF" w:rsidRDefault="002A60FF" w:rsidP="003A36B9"/>
    <w:p w14:paraId="21C7E600" w14:textId="77777777" w:rsidR="002A60FF" w:rsidRDefault="002A60FF" w:rsidP="003A36B9"/>
    <w:p w14:paraId="7370CE75" w14:textId="77777777" w:rsidR="002A60FF" w:rsidRDefault="002A60FF" w:rsidP="003A36B9"/>
    <w:p w14:paraId="0166863A" w14:textId="77777777" w:rsidR="002A60FF" w:rsidRDefault="002A60FF" w:rsidP="003A36B9"/>
    <w:p w14:paraId="7175F197" w14:textId="77777777" w:rsidR="002A60FF" w:rsidRDefault="002A60FF" w:rsidP="003A36B9"/>
    <w:p w14:paraId="4195E090" w14:textId="77777777" w:rsidR="002A60FF" w:rsidRDefault="002A60FF" w:rsidP="003A36B9"/>
    <w:p w14:paraId="59D86A1D" w14:textId="19B56B4C" w:rsidR="002A60FF" w:rsidRDefault="002A60FF" w:rsidP="002A60FF">
      <w:pPr>
        <w:pStyle w:val="Heading1"/>
      </w:pPr>
      <w:r>
        <w:lastRenderedPageBreak/>
        <w:t>CONCLUSION</w:t>
      </w:r>
    </w:p>
    <w:p w14:paraId="769AB88B" w14:textId="6DA0BF85" w:rsidR="00374BBD" w:rsidRPr="00374BBD" w:rsidRDefault="00374BBD" w:rsidP="00C51A48">
      <w:pPr>
        <w:spacing w:line="360" w:lineRule="auto"/>
        <w:ind w:firstLine="720"/>
      </w:pPr>
      <w:r w:rsidRPr="00374BBD">
        <w:t>This section examined the current management methods commonly used by small and medium-sized enterprises and identified the limitations associated with existing solutions. The analysis revealed the need for a centralized and integrated management platform capable of addressing these challenges.</w:t>
      </w:r>
      <w:r>
        <w:t xml:space="preserve"> </w:t>
      </w:r>
      <w:r w:rsidRPr="00374BBD">
        <w:t>The proposed ERP system is intended to overcome these limitations by providing an accessible, secure, scalable, and user-friendly environment that meets the specific requirements of small and medium-sized enterprises.</w:t>
      </w:r>
    </w:p>
    <w:p w14:paraId="01FA33D9" w14:textId="77777777" w:rsidR="002A60FF" w:rsidRPr="002A60FF" w:rsidRDefault="002A60FF" w:rsidP="00C51A48"/>
    <w:p w14:paraId="49FCEF58" w14:textId="257C10CF" w:rsidR="008E5090" w:rsidRDefault="008E5090">
      <w:pPr>
        <w:jc w:val="left"/>
      </w:pPr>
      <w:r>
        <w:br w:type="page"/>
      </w:r>
    </w:p>
    <w:p w14:paraId="239D8BD3" w14:textId="5055602D" w:rsidR="00843B32" w:rsidRDefault="008E5090" w:rsidP="00843B32">
      <w:r>
        <w:rPr>
          <w:noProof/>
        </w:rPr>
        <w:lastRenderedPageBreak/>
        <mc:AlternateContent>
          <mc:Choice Requires="wps">
            <w:drawing>
              <wp:anchor distT="0" distB="0" distL="114300" distR="114300" simplePos="0" relativeHeight="251658258" behindDoc="0" locked="0" layoutInCell="1" allowOverlap="1" wp14:anchorId="765776FC" wp14:editId="6E5F0E8E">
                <wp:simplePos x="0" y="0"/>
                <wp:positionH relativeFrom="margin">
                  <wp:align>center</wp:align>
                </wp:positionH>
                <wp:positionV relativeFrom="paragraph">
                  <wp:posOffset>2804160</wp:posOffset>
                </wp:positionV>
                <wp:extent cx="5215890" cy="2560320"/>
                <wp:effectExtent l="0" t="19050" r="22860" b="87630"/>
                <wp:wrapSquare wrapText="bothSides"/>
                <wp:docPr id="1069877766" name="Flowchart: Preparation 22"/>
                <wp:cNvGraphicFramePr/>
                <a:graphic xmlns:a="http://schemas.openxmlformats.org/drawingml/2006/main">
                  <a:graphicData uri="http://schemas.microsoft.com/office/word/2010/wordprocessingShape">
                    <wps:wsp>
                      <wps:cNvSpPr/>
                      <wps:spPr>
                        <a:xfrm>
                          <a:off x="0" y="0"/>
                          <a:ext cx="5215890" cy="2560320"/>
                        </a:xfrm>
                        <a:custGeom>
                          <a:avLst/>
                          <a:gdLst>
                            <a:gd name="csX0" fmla="*/ 0 w 5215890"/>
                            <a:gd name="csY0" fmla="*/ 1280160 h 2560320"/>
                            <a:gd name="csX1" fmla="*/ 1043178 w 5215890"/>
                            <a:gd name="csY1" fmla="*/ 0 h 2560320"/>
                            <a:gd name="csX2" fmla="*/ 4172712 w 5215890"/>
                            <a:gd name="csY2" fmla="*/ 0 h 2560320"/>
                            <a:gd name="csX3" fmla="*/ 5215890 w 5215890"/>
                            <a:gd name="csY3" fmla="*/ 1280160 h 2560320"/>
                            <a:gd name="csX4" fmla="*/ 4172712 w 5215890"/>
                            <a:gd name="csY4" fmla="*/ 2560320 h 2560320"/>
                            <a:gd name="csX5" fmla="*/ 1043178 w 5215890"/>
                            <a:gd name="csY5" fmla="*/ 2560320 h 2560320"/>
                            <a:gd name="csX6" fmla="*/ 0 w 521589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5215890" h="2560320" fill="none" extrusionOk="0">
                              <a:moveTo>
                                <a:pt x="0" y="1280160"/>
                              </a:moveTo>
                              <a:cubicBezTo>
                                <a:pt x="473513" y="657498"/>
                                <a:pt x="664744" y="589474"/>
                                <a:pt x="1043178" y="0"/>
                              </a:cubicBezTo>
                              <a:cubicBezTo>
                                <a:pt x="2232152" y="-38581"/>
                                <a:pt x="3143416" y="63341"/>
                                <a:pt x="4172712" y="0"/>
                              </a:cubicBezTo>
                              <a:cubicBezTo>
                                <a:pt x="4392135" y="277530"/>
                                <a:pt x="5037513" y="864120"/>
                                <a:pt x="5215890" y="1280160"/>
                              </a:cubicBezTo>
                              <a:cubicBezTo>
                                <a:pt x="4959041" y="1671273"/>
                                <a:pt x="4398208" y="2289865"/>
                                <a:pt x="4172712" y="2560320"/>
                              </a:cubicBezTo>
                              <a:cubicBezTo>
                                <a:pt x="3377897" y="2641302"/>
                                <a:pt x="2080182" y="2632575"/>
                                <a:pt x="1043178" y="2560320"/>
                              </a:cubicBezTo>
                              <a:cubicBezTo>
                                <a:pt x="616424" y="2187028"/>
                                <a:pt x="382950" y="1743974"/>
                                <a:pt x="0" y="1280160"/>
                              </a:cubicBezTo>
                              <a:close/>
                            </a:path>
                            <a:path w="5215890" h="2560320" stroke="0" extrusionOk="0">
                              <a:moveTo>
                                <a:pt x="0" y="1280160"/>
                              </a:moveTo>
                              <a:cubicBezTo>
                                <a:pt x="541472" y="701828"/>
                                <a:pt x="862674" y="197440"/>
                                <a:pt x="1043178" y="0"/>
                              </a:cubicBezTo>
                              <a:cubicBezTo>
                                <a:pt x="1864540" y="132882"/>
                                <a:pt x="3833370" y="-84951"/>
                                <a:pt x="4172712" y="0"/>
                              </a:cubicBezTo>
                              <a:cubicBezTo>
                                <a:pt x="4390362" y="333651"/>
                                <a:pt x="5007883" y="893698"/>
                                <a:pt x="5215890" y="1280160"/>
                              </a:cubicBezTo>
                              <a:cubicBezTo>
                                <a:pt x="4810281" y="1560176"/>
                                <a:pt x="4581600" y="2235444"/>
                                <a:pt x="4172712" y="2560320"/>
                              </a:cubicBezTo>
                              <a:cubicBezTo>
                                <a:pt x="3734274" y="2609853"/>
                                <a:pt x="1565659" y="2575129"/>
                                <a:pt x="1043178" y="2560320"/>
                              </a:cubicBezTo>
                              <a:cubicBezTo>
                                <a:pt x="834956" y="2286831"/>
                                <a:pt x="131158" y="1550734"/>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88EAA98" w14:textId="051D72B5" w:rsidR="008E5090" w:rsidRPr="00C51A48" w:rsidRDefault="008E5090" w:rsidP="00C51A48">
                            <w:pPr>
                              <w:jc w:val="center"/>
                              <w:rPr>
                                <w:b/>
                                <w:bCs/>
                                <w:sz w:val="40"/>
                                <w:szCs w:val="40"/>
                              </w:rPr>
                            </w:pPr>
                            <w:r w:rsidRPr="00C51A48">
                              <w:rPr>
                                <w:b/>
                                <w:bCs/>
                                <w:sz w:val="40"/>
                                <w:szCs w:val="40"/>
                              </w:rPr>
                              <w:t xml:space="preserve">FILE </w:t>
                            </w:r>
                            <w:r>
                              <w:rPr>
                                <w:b/>
                                <w:bCs/>
                                <w:sz w:val="40"/>
                                <w:szCs w:val="40"/>
                              </w:rPr>
                              <w:t>II</w:t>
                            </w:r>
                            <w:r w:rsidRPr="00C51A48">
                              <w:rPr>
                                <w:b/>
                                <w:bCs/>
                                <w:sz w:val="40"/>
                                <w:szCs w:val="40"/>
                              </w:rPr>
                              <w:t>: THE</w:t>
                            </w:r>
                            <w:r>
                              <w:rPr>
                                <w:b/>
                                <w:bCs/>
                                <w:sz w:val="40"/>
                                <w:szCs w:val="40"/>
                              </w:rPr>
                              <w:t xml:space="preserve"> SPECIFICATION 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776FC" id="_x0000_s1042" type="#_x0000_t117" style="position:absolute;left:0;text-align:left;margin-left:0;margin-top:220.8pt;width:410.7pt;height:201.6pt;z-index:25165825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" fillcolor="#3494ba [3204]" strokecolor="#07151b [484]" strokeweight="1pt">
                <v:stroke linestyle="thickThin"/>
                <v:textbox>
                  <w:txbxContent>
                    <w:p w14:paraId="388EAA98" w14:textId="051D72B5" w:rsidR="008E5090" w:rsidRPr="00C51A48" w:rsidRDefault="008E5090" w:rsidP="00C51A48">
                      <w:pPr>
                        <w:jc w:val="center"/>
                        <w:rPr>
                          <w:b/>
                          <w:bCs/>
                          <w:sz w:val="40"/>
                          <w:szCs w:val="40"/>
                        </w:rPr>
                      </w:pPr>
                      <w:r w:rsidRPr="00C51A48">
                        <w:rPr>
                          <w:b/>
                          <w:bCs/>
                          <w:sz w:val="40"/>
                          <w:szCs w:val="40"/>
                        </w:rPr>
                        <w:t xml:space="preserve">FILE </w:t>
                      </w:r>
                      <w:r>
                        <w:rPr>
                          <w:b/>
                          <w:bCs/>
                          <w:sz w:val="40"/>
                          <w:szCs w:val="40"/>
                        </w:rPr>
                        <w:t>II</w:t>
                      </w:r>
                      <w:r w:rsidRPr="00C51A48">
                        <w:rPr>
                          <w:b/>
                          <w:bCs/>
                          <w:sz w:val="40"/>
                          <w:szCs w:val="40"/>
                        </w:rPr>
                        <w:t>: THE</w:t>
                      </w:r>
                      <w:r>
                        <w:rPr>
                          <w:b/>
                          <w:bCs/>
                          <w:sz w:val="40"/>
                          <w:szCs w:val="40"/>
                        </w:rPr>
                        <w:t xml:space="preserve"> SPECIFICATION BOOK</w:t>
                      </w:r>
                    </w:p>
                  </w:txbxContent>
                </v:textbox>
                <w10:wrap type="square" anchorx="margin"/>
              </v:shape>
            </w:pict>
          </mc:Fallback>
        </mc:AlternateContent>
      </w:r>
    </w:p>
    <w:p w14:paraId="00F2E39E" w14:textId="77777777" w:rsidR="00F65470" w:rsidRPr="00F65470" w:rsidRDefault="00F65470" w:rsidP="00F65470"/>
    <w:p w14:paraId="4C82EBF1" w14:textId="77777777" w:rsidR="00F65470" w:rsidRPr="00F65470" w:rsidRDefault="00F65470" w:rsidP="00F65470"/>
    <w:p w14:paraId="5147748B" w14:textId="77777777" w:rsidR="00F65470" w:rsidRPr="00F65470" w:rsidRDefault="00F65470" w:rsidP="00F65470"/>
    <w:p w14:paraId="177735EC" w14:textId="77777777" w:rsidR="00F65470" w:rsidRPr="00F65470" w:rsidRDefault="00F65470" w:rsidP="00F65470"/>
    <w:p w14:paraId="176BD78F" w14:textId="77777777" w:rsidR="00F65470" w:rsidRPr="00F65470" w:rsidRDefault="00F65470" w:rsidP="00F65470"/>
    <w:p w14:paraId="74E0AFF6" w14:textId="77777777" w:rsidR="00F65470" w:rsidRPr="00F65470" w:rsidRDefault="00F65470" w:rsidP="00F65470"/>
    <w:p w14:paraId="17B9193D" w14:textId="77777777" w:rsidR="00F65470" w:rsidRPr="00F65470" w:rsidRDefault="00F65470" w:rsidP="00F65470"/>
    <w:p w14:paraId="1E6BFF07" w14:textId="77777777" w:rsidR="00F65470" w:rsidRPr="00F65470" w:rsidRDefault="00F65470" w:rsidP="00F65470"/>
    <w:p w14:paraId="5B0D2C4B" w14:textId="77777777" w:rsidR="00F65470" w:rsidRPr="00F65470" w:rsidRDefault="00F65470" w:rsidP="00F65470"/>
    <w:p w14:paraId="14555EE7" w14:textId="77777777" w:rsidR="00F65470" w:rsidRPr="00F65470" w:rsidRDefault="00F65470" w:rsidP="00F65470"/>
    <w:p w14:paraId="2451463D" w14:textId="77777777" w:rsidR="00F65470" w:rsidRPr="00F65470" w:rsidRDefault="00F65470" w:rsidP="00F65470"/>
    <w:p w14:paraId="733F190D" w14:textId="77777777" w:rsidR="00F65470" w:rsidRPr="00F65470" w:rsidRDefault="00F65470" w:rsidP="00F65470"/>
    <w:p w14:paraId="5D53C5D5" w14:textId="77777777" w:rsidR="00F65470" w:rsidRPr="00F65470" w:rsidRDefault="00F65470" w:rsidP="00F65470"/>
    <w:p w14:paraId="392F5B21" w14:textId="77777777" w:rsidR="00F65470" w:rsidRPr="00F65470" w:rsidRDefault="00F65470" w:rsidP="00F65470"/>
    <w:p w14:paraId="558D4F69" w14:textId="77777777" w:rsidR="00F65470" w:rsidRPr="00F65470" w:rsidRDefault="00F65470" w:rsidP="00F65470"/>
    <w:p w14:paraId="2645D733" w14:textId="77777777" w:rsidR="00F65470" w:rsidRPr="00F65470" w:rsidRDefault="00F65470" w:rsidP="00F65470"/>
    <w:p w14:paraId="7E67A422" w14:textId="77777777" w:rsidR="00F65470" w:rsidRPr="00F65470" w:rsidRDefault="00F65470" w:rsidP="00F65470"/>
    <w:p w14:paraId="3DAD6CDF" w14:textId="77777777" w:rsidR="00F65470" w:rsidRPr="00F65470" w:rsidRDefault="00F65470" w:rsidP="00F65470"/>
    <w:p w14:paraId="615EEF5C" w14:textId="77777777" w:rsidR="00F65470" w:rsidRDefault="00F65470" w:rsidP="00F65470"/>
    <w:p w14:paraId="44F542DD" w14:textId="77777777" w:rsidR="00F65470" w:rsidRPr="00F65470" w:rsidRDefault="00F65470" w:rsidP="00F65470"/>
    <w:p w14:paraId="407DF734" w14:textId="77777777" w:rsidR="00F65470" w:rsidRDefault="00F65470" w:rsidP="00F65470"/>
    <w:p w14:paraId="6E6A6D48" w14:textId="03EF6071" w:rsidR="00F65470" w:rsidRDefault="00F65470" w:rsidP="00F65470">
      <w:pPr>
        <w:tabs>
          <w:tab w:val="left" w:pos="6210"/>
        </w:tabs>
      </w:pPr>
      <w:r>
        <w:tab/>
      </w:r>
    </w:p>
    <w:p w14:paraId="07ACB6ED" w14:textId="77777777" w:rsidR="00F65470" w:rsidRDefault="00F65470" w:rsidP="00F65470">
      <w:pPr>
        <w:tabs>
          <w:tab w:val="left" w:pos="6210"/>
        </w:tabs>
      </w:pPr>
    </w:p>
    <w:p w14:paraId="57F549F9" w14:textId="77777777" w:rsidR="00F65470" w:rsidRDefault="00F65470" w:rsidP="00F65470">
      <w:pPr>
        <w:tabs>
          <w:tab w:val="left" w:pos="6210"/>
        </w:tabs>
      </w:pPr>
    </w:p>
    <w:p w14:paraId="3FFFB95E" w14:textId="77777777" w:rsidR="00F65470" w:rsidRDefault="00F65470" w:rsidP="00F65470">
      <w:pPr>
        <w:tabs>
          <w:tab w:val="left" w:pos="6210"/>
        </w:tabs>
      </w:pPr>
    </w:p>
    <w:p w14:paraId="03672F5C" w14:textId="77777777" w:rsidR="00F65470" w:rsidRDefault="00F65470" w:rsidP="00F65470">
      <w:pPr>
        <w:tabs>
          <w:tab w:val="left" w:pos="6210"/>
        </w:tabs>
      </w:pPr>
    </w:p>
    <w:p w14:paraId="1C34F1D5" w14:textId="3511AFFC" w:rsidR="00F65470" w:rsidRDefault="00F65470" w:rsidP="00F65470">
      <w:pPr>
        <w:pStyle w:val="Style1"/>
      </w:pPr>
      <w:r>
        <w:lastRenderedPageBreak/>
        <w:t>Preamble</w:t>
      </w:r>
    </w:p>
    <w:p w14:paraId="2C613072" w14:textId="58C137B2" w:rsidR="00A337DD" w:rsidRDefault="005E17C1" w:rsidP="005E17C1">
      <w:pPr>
        <w:spacing w:line="360" w:lineRule="auto"/>
        <w:ind w:firstLine="720"/>
      </w:pPr>
      <w:r w:rsidRPr="005E17C1">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r>
        <w:t>.</w:t>
      </w:r>
    </w:p>
    <w:p w14:paraId="41524D1E" w14:textId="11FCD798" w:rsidR="005E17C1" w:rsidRDefault="005E17C1" w:rsidP="005E17C1">
      <w:pPr>
        <w:pStyle w:val="Style1"/>
      </w:pPr>
      <w:r>
        <w:t>Content overview</w:t>
      </w:r>
    </w:p>
    <w:p w14:paraId="187CA4EC" w14:textId="2BE79300" w:rsidR="005E17C1" w:rsidRDefault="005D3BD7" w:rsidP="00C51A48">
      <w:r>
        <w:rPr>
          <w:noProof/>
        </w:rPr>
        <mc:AlternateContent>
          <mc:Choice Requires="wps">
            <w:drawing>
              <wp:anchor distT="0" distB="0" distL="114300" distR="114300" simplePos="0" relativeHeight="251658259" behindDoc="0" locked="0" layoutInCell="1" allowOverlap="1" wp14:anchorId="11E8A66E" wp14:editId="3CEB2B49">
                <wp:simplePos x="0" y="0"/>
                <wp:positionH relativeFrom="margin">
                  <wp:align>right</wp:align>
                </wp:positionH>
                <wp:positionV relativeFrom="paragraph">
                  <wp:posOffset>351790</wp:posOffset>
                </wp:positionV>
                <wp:extent cx="6057900" cy="5054600"/>
                <wp:effectExtent l="0" t="19050" r="38100" b="127000"/>
                <wp:wrapNone/>
                <wp:docPr id="2107613860"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0F946657" w14:textId="77777777" w:rsidR="005E17C1" w:rsidRDefault="005E17C1" w:rsidP="005E17C1">
                            <w:pPr>
                              <w:pStyle w:val="Content"/>
                            </w:pPr>
                            <w:r>
                              <w:t>INTRODUCTION</w:t>
                            </w:r>
                          </w:p>
                          <w:p w14:paraId="26E6A5B2" w14:textId="049440D7" w:rsidR="005D3BD7" w:rsidRDefault="00476CA4" w:rsidP="0080103F">
                            <w:pPr>
                              <w:pStyle w:val="Content"/>
                              <w:numPr>
                                <w:ilvl w:val="0"/>
                                <w:numId w:val="13"/>
                              </w:numPr>
                              <w:rPr>
                                <w:b w:val="0"/>
                                <w:bCs/>
                              </w:rPr>
                            </w:pPr>
                            <w:r>
                              <w:rPr>
                                <w:b w:val="0"/>
                                <w:bCs/>
                              </w:rPr>
                              <w:t>CONTEXT AND JUSTIFICATION</w:t>
                            </w:r>
                          </w:p>
                          <w:p w14:paraId="585F63D6" w14:textId="32EDC769" w:rsidR="00476CA4" w:rsidRDefault="00476CA4" w:rsidP="0080103F">
                            <w:pPr>
                              <w:pStyle w:val="Content"/>
                              <w:numPr>
                                <w:ilvl w:val="0"/>
                                <w:numId w:val="13"/>
                              </w:numPr>
                              <w:rPr>
                                <w:b w:val="0"/>
                                <w:bCs/>
                              </w:rPr>
                            </w:pPr>
                            <w:r>
                              <w:rPr>
                                <w:b w:val="0"/>
                                <w:bCs/>
                              </w:rPr>
                              <w:t>OBJECTIVES OF THE PROJECT</w:t>
                            </w:r>
                          </w:p>
                          <w:p w14:paraId="714D9C28" w14:textId="71DA2EE1" w:rsidR="00476CA4" w:rsidRDefault="00476CA4" w:rsidP="0080103F">
                            <w:pPr>
                              <w:pStyle w:val="Content"/>
                              <w:numPr>
                                <w:ilvl w:val="0"/>
                                <w:numId w:val="13"/>
                              </w:numPr>
                              <w:rPr>
                                <w:b w:val="0"/>
                                <w:bCs/>
                              </w:rPr>
                            </w:pPr>
                            <w:r>
                              <w:rPr>
                                <w:b w:val="0"/>
                                <w:bCs/>
                              </w:rPr>
                              <w:t>EXPRESSION OF NEEDS</w:t>
                            </w:r>
                          </w:p>
                          <w:p w14:paraId="0D8DA70F" w14:textId="575576EB" w:rsidR="00476CA4" w:rsidRDefault="00476CA4" w:rsidP="0080103F">
                            <w:pPr>
                              <w:pStyle w:val="Content"/>
                              <w:numPr>
                                <w:ilvl w:val="0"/>
                                <w:numId w:val="13"/>
                              </w:numPr>
                              <w:rPr>
                                <w:b w:val="0"/>
                                <w:bCs/>
                              </w:rPr>
                            </w:pPr>
                            <w:r>
                              <w:rPr>
                                <w:b w:val="0"/>
                                <w:bCs/>
                              </w:rPr>
                              <w:t>PROJECT PLANNING</w:t>
                            </w:r>
                          </w:p>
                          <w:p w14:paraId="5B1DF60F" w14:textId="69545F36" w:rsidR="00476CA4" w:rsidRDefault="00476CA4" w:rsidP="0080103F">
                            <w:pPr>
                              <w:pStyle w:val="Content"/>
                              <w:numPr>
                                <w:ilvl w:val="0"/>
                                <w:numId w:val="13"/>
                              </w:numPr>
                              <w:rPr>
                                <w:b w:val="0"/>
                                <w:bCs/>
                              </w:rPr>
                            </w:pPr>
                            <w:r>
                              <w:rPr>
                                <w:b w:val="0"/>
                                <w:bCs/>
                              </w:rPr>
                              <w:t>ESTIMATED COST OF THE PROJECT</w:t>
                            </w:r>
                          </w:p>
                          <w:p w14:paraId="4C9056F0" w14:textId="6911C94D" w:rsidR="00476CA4" w:rsidRDefault="00476CA4" w:rsidP="0080103F">
                            <w:pPr>
                              <w:pStyle w:val="Content"/>
                              <w:numPr>
                                <w:ilvl w:val="0"/>
                                <w:numId w:val="13"/>
                              </w:numPr>
                              <w:rPr>
                                <w:b w:val="0"/>
                                <w:bCs/>
                              </w:rPr>
                            </w:pPr>
                            <w:r>
                              <w:rPr>
                                <w:b w:val="0"/>
                                <w:bCs/>
                              </w:rPr>
                              <w:t>PROJECT CONSTRAINTS</w:t>
                            </w:r>
                          </w:p>
                          <w:p w14:paraId="547A45B5" w14:textId="70CE8878" w:rsidR="007D6EFA" w:rsidRPr="000E03EE" w:rsidRDefault="007D6EFA" w:rsidP="0080103F">
                            <w:pPr>
                              <w:pStyle w:val="Content"/>
                              <w:numPr>
                                <w:ilvl w:val="0"/>
                                <w:numId w:val="13"/>
                              </w:numPr>
                              <w:rPr>
                                <w:b w:val="0"/>
                                <w:bCs/>
                              </w:rPr>
                            </w:pPr>
                            <w:r>
                              <w:rPr>
                                <w:b w:val="0"/>
                                <w:bCs/>
                              </w:rPr>
                              <w:t xml:space="preserve"> DELIVERABLES</w:t>
                            </w:r>
                          </w:p>
                          <w:p w14:paraId="7BDCFB7C" w14:textId="77777777" w:rsidR="005E17C1" w:rsidRDefault="005E17C1" w:rsidP="005E17C1">
                            <w:pPr>
                              <w:pStyle w:val="Content"/>
                            </w:pPr>
                            <w:r>
                              <w:t>CONCLUSION</w:t>
                            </w:r>
                          </w:p>
                          <w:p w14:paraId="67A8B0EA" w14:textId="77777777" w:rsidR="005E17C1" w:rsidRDefault="005E17C1" w:rsidP="005E17C1">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8A66E" id="_x0000_s1043" type="#_x0000_t97" style="position:absolute;left:0;text-align:left;margin-left:425.8pt;margin-top:27.7pt;width:477pt;height:398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hOCB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" fillcolor="#3494ba [3204]" strokecolor="#07151b [484]" strokeweight="1pt">
                <v:textbox>
                  <w:txbxContent>
                    <w:p w14:paraId="0F946657" w14:textId="77777777" w:rsidR="005E17C1" w:rsidRDefault="005E17C1" w:rsidP="005E17C1">
                      <w:pPr>
                        <w:pStyle w:val="Content"/>
                      </w:pPr>
                      <w:r>
                        <w:t>INTRODUCTION</w:t>
                      </w:r>
                    </w:p>
                    <w:p w14:paraId="26E6A5B2" w14:textId="049440D7" w:rsidR="005D3BD7" w:rsidRDefault="00476CA4" w:rsidP="0080103F">
                      <w:pPr>
                        <w:pStyle w:val="Content"/>
                        <w:numPr>
                          <w:ilvl w:val="0"/>
                          <w:numId w:val="13"/>
                        </w:numPr>
                        <w:rPr>
                          <w:b w:val="0"/>
                          <w:bCs/>
                        </w:rPr>
                      </w:pPr>
                      <w:r>
                        <w:rPr>
                          <w:b w:val="0"/>
                          <w:bCs/>
                        </w:rPr>
                        <w:t>CONTEXT AND JUSTIFICATION</w:t>
                      </w:r>
                    </w:p>
                    <w:p w14:paraId="585F63D6" w14:textId="32EDC769" w:rsidR="00476CA4" w:rsidRDefault="00476CA4" w:rsidP="0080103F">
                      <w:pPr>
                        <w:pStyle w:val="Content"/>
                        <w:numPr>
                          <w:ilvl w:val="0"/>
                          <w:numId w:val="13"/>
                        </w:numPr>
                        <w:rPr>
                          <w:b w:val="0"/>
                          <w:bCs/>
                        </w:rPr>
                      </w:pPr>
                      <w:r>
                        <w:rPr>
                          <w:b w:val="0"/>
                          <w:bCs/>
                        </w:rPr>
                        <w:t>OBJECTIVES OF THE PROJECT</w:t>
                      </w:r>
                    </w:p>
                    <w:p w14:paraId="714D9C28" w14:textId="71DA2EE1" w:rsidR="00476CA4" w:rsidRDefault="00476CA4" w:rsidP="0080103F">
                      <w:pPr>
                        <w:pStyle w:val="Content"/>
                        <w:numPr>
                          <w:ilvl w:val="0"/>
                          <w:numId w:val="13"/>
                        </w:numPr>
                        <w:rPr>
                          <w:b w:val="0"/>
                          <w:bCs/>
                        </w:rPr>
                      </w:pPr>
                      <w:r>
                        <w:rPr>
                          <w:b w:val="0"/>
                          <w:bCs/>
                        </w:rPr>
                        <w:t>EXPRESSION OF NEEDS</w:t>
                      </w:r>
                    </w:p>
                    <w:p w14:paraId="0D8DA70F" w14:textId="575576EB" w:rsidR="00476CA4" w:rsidRDefault="00476CA4" w:rsidP="0080103F">
                      <w:pPr>
                        <w:pStyle w:val="Content"/>
                        <w:numPr>
                          <w:ilvl w:val="0"/>
                          <w:numId w:val="13"/>
                        </w:numPr>
                        <w:rPr>
                          <w:b w:val="0"/>
                          <w:bCs/>
                        </w:rPr>
                      </w:pPr>
                      <w:r>
                        <w:rPr>
                          <w:b w:val="0"/>
                          <w:bCs/>
                        </w:rPr>
                        <w:t>PROJECT PLANNING</w:t>
                      </w:r>
                    </w:p>
                    <w:p w14:paraId="5B1DF60F" w14:textId="69545F36" w:rsidR="00476CA4" w:rsidRDefault="00476CA4" w:rsidP="0080103F">
                      <w:pPr>
                        <w:pStyle w:val="Content"/>
                        <w:numPr>
                          <w:ilvl w:val="0"/>
                          <w:numId w:val="13"/>
                        </w:numPr>
                        <w:rPr>
                          <w:b w:val="0"/>
                          <w:bCs/>
                        </w:rPr>
                      </w:pPr>
                      <w:r>
                        <w:rPr>
                          <w:b w:val="0"/>
                          <w:bCs/>
                        </w:rPr>
                        <w:t>ESTIMATED COST OF THE PROJECT</w:t>
                      </w:r>
                    </w:p>
                    <w:p w14:paraId="4C9056F0" w14:textId="6911C94D" w:rsidR="00476CA4" w:rsidRDefault="00476CA4" w:rsidP="0080103F">
                      <w:pPr>
                        <w:pStyle w:val="Content"/>
                        <w:numPr>
                          <w:ilvl w:val="0"/>
                          <w:numId w:val="13"/>
                        </w:numPr>
                        <w:rPr>
                          <w:b w:val="0"/>
                          <w:bCs/>
                        </w:rPr>
                      </w:pPr>
                      <w:r>
                        <w:rPr>
                          <w:b w:val="0"/>
                          <w:bCs/>
                        </w:rPr>
                        <w:t>PROJECT CONSTRAINTS</w:t>
                      </w:r>
                    </w:p>
                    <w:p w14:paraId="547A45B5" w14:textId="70CE8878" w:rsidR="007D6EFA" w:rsidRPr="000E03EE" w:rsidRDefault="007D6EFA" w:rsidP="0080103F">
                      <w:pPr>
                        <w:pStyle w:val="Content"/>
                        <w:numPr>
                          <w:ilvl w:val="0"/>
                          <w:numId w:val="13"/>
                        </w:numPr>
                        <w:rPr>
                          <w:b w:val="0"/>
                          <w:bCs/>
                        </w:rPr>
                      </w:pPr>
                      <w:r>
                        <w:rPr>
                          <w:b w:val="0"/>
                          <w:bCs/>
                        </w:rPr>
                        <w:t xml:space="preserve"> DELIVERABLES</w:t>
                      </w:r>
                    </w:p>
                    <w:p w14:paraId="7BDCFB7C" w14:textId="77777777" w:rsidR="005E17C1" w:rsidRDefault="005E17C1" w:rsidP="005E17C1">
                      <w:pPr>
                        <w:pStyle w:val="Content"/>
                      </w:pPr>
                      <w:r>
                        <w:t>CONCLUSION</w:t>
                      </w:r>
                    </w:p>
                    <w:p w14:paraId="67A8B0EA" w14:textId="77777777" w:rsidR="005E17C1" w:rsidRDefault="005E17C1" w:rsidP="005E17C1">
                      <w:pPr>
                        <w:pStyle w:val="Content"/>
                      </w:pPr>
                    </w:p>
                  </w:txbxContent>
                </v:textbox>
                <w10:wrap anchorx="margin"/>
              </v:shape>
            </w:pict>
          </mc:Fallback>
        </mc:AlternateContent>
      </w:r>
    </w:p>
    <w:p w14:paraId="3FE8384E" w14:textId="77777777" w:rsidR="00E150DA" w:rsidRPr="00E150DA" w:rsidRDefault="00E150DA" w:rsidP="00E150DA"/>
    <w:p w14:paraId="002DF29E" w14:textId="77777777" w:rsidR="00E150DA" w:rsidRPr="00E150DA" w:rsidRDefault="00E150DA" w:rsidP="00E150DA"/>
    <w:p w14:paraId="78C4832E" w14:textId="77777777" w:rsidR="00E150DA" w:rsidRPr="00E150DA" w:rsidRDefault="00E150DA" w:rsidP="00E150DA"/>
    <w:p w14:paraId="05C879D9" w14:textId="77777777" w:rsidR="00E150DA" w:rsidRPr="00E150DA" w:rsidRDefault="00E150DA" w:rsidP="00E150DA"/>
    <w:p w14:paraId="0646C235" w14:textId="77777777" w:rsidR="00E150DA" w:rsidRPr="00E150DA" w:rsidRDefault="00E150DA" w:rsidP="00E150DA"/>
    <w:p w14:paraId="6B5E36E1" w14:textId="77777777" w:rsidR="00E150DA" w:rsidRPr="00E150DA" w:rsidRDefault="00E150DA" w:rsidP="00E150DA"/>
    <w:p w14:paraId="0BBA37E0" w14:textId="77777777" w:rsidR="00E150DA" w:rsidRPr="00E150DA" w:rsidRDefault="00E150DA" w:rsidP="00E150DA"/>
    <w:p w14:paraId="1220BD28" w14:textId="77777777" w:rsidR="00E150DA" w:rsidRPr="00E150DA" w:rsidRDefault="00E150DA" w:rsidP="00E150DA"/>
    <w:p w14:paraId="1FF7761F" w14:textId="77777777" w:rsidR="00E150DA" w:rsidRPr="00E150DA" w:rsidRDefault="00E150DA" w:rsidP="00E150DA"/>
    <w:p w14:paraId="5BA1A34B" w14:textId="77777777" w:rsidR="00E150DA" w:rsidRPr="00E150DA" w:rsidRDefault="00E150DA" w:rsidP="00E150DA"/>
    <w:p w14:paraId="6BB0E5B2" w14:textId="77777777" w:rsidR="00E150DA" w:rsidRPr="00E150DA" w:rsidRDefault="00E150DA" w:rsidP="00E150DA"/>
    <w:p w14:paraId="5A8DC801" w14:textId="77777777" w:rsidR="00E150DA" w:rsidRPr="00E150DA" w:rsidRDefault="00E150DA" w:rsidP="00E150DA"/>
    <w:p w14:paraId="5A37EB07" w14:textId="77777777" w:rsidR="00E150DA" w:rsidRPr="00E150DA" w:rsidRDefault="00E150DA" w:rsidP="00E150DA"/>
    <w:p w14:paraId="74C37A79" w14:textId="77777777" w:rsidR="00E150DA" w:rsidRPr="00E150DA" w:rsidRDefault="00E150DA" w:rsidP="00E150DA"/>
    <w:p w14:paraId="1A42CBE7" w14:textId="77777777" w:rsidR="00E150DA" w:rsidRDefault="00E150DA" w:rsidP="00E150DA"/>
    <w:p w14:paraId="6432A968" w14:textId="77777777" w:rsidR="00E150DA" w:rsidRPr="00E150DA" w:rsidRDefault="00E150DA" w:rsidP="00E150DA"/>
    <w:p w14:paraId="57843DAA" w14:textId="77777777" w:rsidR="00E150DA" w:rsidRDefault="00E150DA" w:rsidP="00E150DA"/>
    <w:p w14:paraId="04781D29" w14:textId="77777777" w:rsidR="00E150DA" w:rsidRDefault="00E150DA" w:rsidP="00E150DA">
      <w:pPr>
        <w:ind w:firstLine="720"/>
      </w:pPr>
    </w:p>
    <w:p w14:paraId="22A1BC46" w14:textId="77777777" w:rsidR="00E150DA" w:rsidRDefault="00E150DA" w:rsidP="00E150DA">
      <w:pPr>
        <w:ind w:firstLine="720"/>
      </w:pPr>
    </w:p>
    <w:p w14:paraId="5372CC16" w14:textId="77777777" w:rsidR="00054D02" w:rsidRDefault="00054D02" w:rsidP="00E150DA">
      <w:pPr>
        <w:ind w:firstLine="720"/>
      </w:pPr>
    </w:p>
    <w:p w14:paraId="3D055D96" w14:textId="28B34D9D" w:rsidR="00054D02" w:rsidRDefault="00054D02" w:rsidP="00054D02">
      <w:pPr>
        <w:pStyle w:val="Heading1"/>
      </w:pPr>
      <w:r>
        <w:lastRenderedPageBreak/>
        <w:t>INTRODUCTION</w:t>
      </w:r>
    </w:p>
    <w:p w14:paraId="47D17082" w14:textId="3A164A74" w:rsidR="00054D02" w:rsidRDefault="00054D02" w:rsidP="00054D02">
      <w:pPr>
        <w:spacing w:line="360" w:lineRule="auto"/>
        <w:ind w:firstLine="720"/>
      </w:pPr>
      <w:r w:rsidRPr="00054D02">
        <w:t>The specification book defines the requirements, objectives, constraints, and implementation strategy of the proposed ERP system. It serves as a reference document throughout the development process and provides a clear understanding of the project's scope.</w:t>
      </w:r>
      <w:r>
        <w:t xml:space="preserve"> </w:t>
      </w:r>
      <w:r w:rsidRPr="00054D02">
        <w:t>The purpose of this document is to establish the different functional and technical aspects of the system while ensuring that the final solution adequately addresses the needs of small and medium-sized enterprises (SMEs).</w:t>
      </w:r>
    </w:p>
    <w:p w14:paraId="757F6D3E" w14:textId="77777777" w:rsidR="0049566C" w:rsidRDefault="0049566C" w:rsidP="00054D02">
      <w:pPr>
        <w:spacing w:line="360" w:lineRule="auto"/>
        <w:ind w:firstLine="720"/>
      </w:pPr>
    </w:p>
    <w:p w14:paraId="58347127" w14:textId="77777777" w:rsidR="0049566C" w:rsidRDefault="0049566C" w:rsidP="00054D02">
      <w:pPr>
        <w:spacing w:line="360" w:lineRule="auto"/>
        <w:ind w:firstLine="720"/>
      </w:pPr>
    </w:p>
    <w:p w14:paraId="011C678A" w14:textId="77777777" w:rsidR="0049566C" w:rsidRDefault="0049566C" w:rsidP="00054D02">
      <w:pPr>
        <w:spacing w:line="360" w:lineRule="auto"/>
        <w:ind w:firstLine="720"/>
      </w:pPr>
    </w:p>
    <w:p w14:paraId="182DEEF0" w14:textId="77777777" w:rsidR="0049566C" w:rsidRDefault="0049566C" w:rsidP="00054D02">
      <w:pPr>
        <w:spacing w:line="360" w:lineRule="auto"/>
        <w:ind w:firstLine="720"/>
      </w:pPr>
    </w:p>
    <w:p w14:paraId="2DE3F3C4" w14:textId="77777777" w:rsidR="0049566C" w:rsidRDefault="0049566C" w:rsidP="00054D02">
      <w:pPr>
        <w:spacing w:line="360" w:lineRule="auto"/>
        <w:ind w:firstLine="720"/>
      </w:pPr>
    </w:p>
    <w:p w14:paraId="59620407" w14:textId="77777777" w:rsidR="0049566C" w:rsidRDefault="0049566C" w:rsidP="00054D02">
      <w:pPr>
        <w:spacing w:line="360" w:lineRule="auto"/>
        <w:ind w:firstLine="720"/>
      </w:pPr>
    </w:p>
    <w:p w14:paraId="0540DE45" w14:textId="77777777" w:rsidR="0049566C" w:rsidRDefault="0049566C" w:rsidP="00054D02">
      <w:pPr>
        <w:spacing w:line="360" w:lineRule="auto"/>
        <w:ind w:firstLine="720"/>
      </w:pPr>
    </w:p>
    <w:p w14:paraId="047FEE48" w14:textId="77777777" w:rsidR="0049566C" w:rsidRDefault="0049566C" w:rsidP="00054D02">
      <w:pPr>
        <w:spacing w:line="360" w:lineRule="auto"/>
        <w:ind w:firstLine="720"/>
      </w:pPr>
    </w:p>
    <w:p w14:paraId="70FFED5A" w14:textId="77777777" w:rsidR="0049566C" w:rsidRDefault="0049566C" w:rsidP="00054D02">
      <w:pPr>
        <w:spacing w:line="360" w:lineRule="auto"/>
        <w:ind w:firstLine="720"/>
      </w:pPr>
    </w:p>
    <w:p w14:paraId="484B380D" w14:textId="77777777" w:rsidR="0049566C" w:rsidRDefault="0049566C" w:rsidP="00054D02">
      <w:pPr>
        <w:spacing w:line="360" w:lineRule="auto"/>
        <w:ind w:firstLine="720"/>
      </w:pPr>
    </w:p>
    <w:p w14:paraId="1E711F93" w14:textId="77777777" w:rsidR="0049566C" w:rsidRDefault="0049566C" w:rsidP="00054D02">
      <w:pPr>
        <w:spacing w:line="360" w:lineRule="auto"/>
        <w:ind w:firstLine="720"/>
      </w:pPr>
    </w:p>
    <w:p w14:paraId="787839DC" w14:textId="1734387A" w:rsidR="0049566C" w:rsidRDefault="0049566C">
      <w:pPr>
        <w:jc w:val="left"/>
      </w:pPr>
      <w:r>
        <w:br w:type="page"/>
      </w:r>
    </w:p>
    <w:p w14:paraId="49675345" w14:textId="68202747" w:rsidR="0049566C" w:rsidRDefault="0049566C" w:rsidP="0080103F">
      <w:pPr>
        <w:pStyle w:val="Heading1"/>
        <w:numPr>
          <w:ilvl w:val="1"/>
          <w:numId w:val="11"/>
        </w:numPr>
      </w:pPr>
      <w:r>
        <w:lastRenderedPageBreak/>
        <w:t>CONTEXT AND JUSTIFICATION</w:t>
      </w:r>
    </w:p>
    <w:p w14:paraId="599FBF77" w14:textId="08CCC6DE" w:rsidR="0049566C" w:rsidRDefault="00381293" w:rsidP="0080103F">
      <w:pPr>
        <w:pStyle w:val="Heading2"/>
        <w:numPr>
          <w:ilvl w:val="0"/>
          <w:numId w:val="14"/>
        </w:numPr>
      </w:pPr>
      <w:r>
        <w:t>Context</w:t>
      </w:r>
    </w:p>
    <w:p w14:paraId="71FC72EA" w14:textId="0FB1CACD" w:rsidR="00381293" w:rsidRDefault="00381293" w:rsidP="00EE60E4">
      <w:pPr>
        <w:spacing w:before="100" w:beforeAutospacing="1" w:after="100" w:afterAutospacing="1" w:line="360" w:lineRule="auto"/>
        <w:ind w:firstLine="720"/>
        <w:rPr>
          <w:rFonts w:eastAsia="Times New Roman" w:cs="Times New Roman"/>
          <w:kern w:val="0"/>
          <w14:ligatures w14:val="none"/>
        </w:rPr>
      </w:pPr>
      <w:r w:rsidRPr="00B035C4">
        <w:rPr>
          <w:rFonts w:eastAsia="Times New Roman" w:cs="Times New Roman"/>
          <w:kern w:val="0"/>
          <w14:ligatures w14:val="none"/>
        </w:rPr>
        <w:t>In recent years, technological advancements have transformed the way businesses operate. Companies increasingly depend on digital solutions to improve communication,</w:t>
      </w:r>
      <w:r w:rsidR="00EE60E4">
        <w:rPr>
          <w:rFonts w:eastAsia="Times New Roman" w:cs="Times New Roman"/>
          <w:kern w:val="0"/>
          <w14:ligatures w14:val="none"/>
        </w:rPr>
        <w:t xml:space="preserve"> </w:t>
      </w:r>
      <w:r w:rsidRPr="00B035C4">
        <w:rPr>
          <w:rFonts w:eastAsia="Times New Roman" w:cs="Times New Roman"/>
          <w:kern w:val="0"/>
          <w14:ligatures w14:val="none"/>
        </w:rPr>
        <w:t>automate repetitive tasks, optimize productivity, and facilitate decision-making processes.</w:t>
      </w:r>
      <w:r w:rsidR="00EE60E4">
        <w:rPr>
          <w:rFonts w:eastAsia="Times New Roman" w:cs="Times New Roman"/>
          <w:kern w:val="0"/>
          <w14:ligatures w14:val="none"/>
        </w:rPr>
        <w:t xml:space="preserve"> </w:t>
      </w:r>
      <w:r w:rsidRPr="00B035C4">
        <w:rPr>
          <w:rFonts w:eastAsia="Times New Roman" w:cs="Times New Roman"/>
          <w:kern w:val="0"/>
          <w14:ligatures w14:val="none"/>
        </w:rPr>
        <w:t>However, many SMEs continue to rely on traditional methods, including spreadsheets, paper documents, and isolated applications. These approaches often result in inefficiencies, data duplication, increased operational costs, and difficulties in accessing information.</w:t>
      </w:r>
      <w:r w:rsidR="00EE60E4">
        <w:rPr>
          <w:rFonts w:eastAsia="Times New Roman" w:cs="Times New Roman"/>
          <w:kern w:val="0"/>
          <w14:ligatures w14:val="none"/>
        </w:rPr>
        <w:t xml:space="preserve"> </w:t>
      </w:r>
      <w:r w:rsidRPr="00B035C4">
        <w:rPr>
          <w:rFonts w:eastAsia="Times New Roman" w:cs="Times New Roman"/>
          <w:kern w:val="0"/>
          <w14:ligatures w14:val="none"/>
        </w:rPr>
        <w:t>To address these challenges, the development of an integrated web-based ERP system has become essential.</w:t>
      </w:r>
    </w:p>
    <w:p w14:paraId="0F71DBCB" w14:textId="577B8DC3" w:rsidR="008E456A" w:rsidRDefault="008E456A" w:rsidP="0080103F">
      <w:pPr>
        <w:pStyle w:val="Heading2"/>
        <w:numPr>
          <w:ilvl w:val="0"/>
          <w:numId w:val="14"/>
        </w:numPr>
        <w:rPr>
          <w:rFonts w:eastAsia="Times New Roman"/>
        </w:rPr>
      </w:pPr>
      <w:r>
        <w:rPr>
          <w:rFonts w:eastAsia="Times New Roman"/>
        </w:rPr>
        <w:t>Justification</w:t>
      </w:r>
    </w:p>
    <w:p w14:paraId="68861F0A" w14:textId="77777777" w:rsidR="008E456A" w:rsidRPr="008E456A" w:rsidRDefault="008E456A" w:rsidP="00B035C4">
      <w:pPr>
        <w:spacing w:line="360" w:lineRule="auto"/>
      </w:pPr>
      <w:r w:rsidRPr="008E456A">
        <w:t>The implementation of this project is justified by several factors:</w:t>
      </w:r>
    </w:p>
    <w:p w14:paraId="7C61BC9D" w14:textId="77777777" w:rsidR="008E456A" w:rsidRPr="008E456A" w:rsidRDefault="008E456A" w:rsidP="0080103F">
      <w:pPr>
        <w:numPr>
          <w:ilvl w:val="0"/>
          <w:numId w:val="15"/>
        </w:numPr>
        <w:spacing w:line="360" w:lineRule="auto"/>
      </w:pPr>
      <w:r w:rsidRPr="008E456A">
        <w:t>The need to centralize information within a single platform.</w:t>
      </w:r>
    </w:p>
    <w:p w14:paraId="4C8DC826" w14:textId="77777777" w:rsidR="008E456A" w:rsidRPr="008E456A" w:rsidRDefault="008E456A" w:rsidP="0080103F">
      <w:pPr>
        <w:numPr>
          <w:ilvl w:val="0"/>
          <w:numId w:val="15"/>
        </w:numPr>
        <w:spacing w:line="360" w:lineRule="auto"/>
      </w:pPr>
      <w:r w:rsidRPr="008E456A">
        <w:t>The necessity of reducing manual operations and human errors.</w:t>
      </w:r>
    </w:p>
    <w:p w14:paraId="7644300B" w14:textId="77777777" w:rsidR="008E456A" w:rsidRPr="008E456A" w:rsidRDefault="008E456A" w:rsidP="0080103F">
      <w:pPr>
        <w:numPr>
          <w:ilvl w:val="0"/>
          <w:numId w:val="15"/>
        </w:numPr>
        <w:spacing w:line="360" w:lineRule="auto"/>
      </w:pPr>
      <w:r w:rsidRPr="008E456A">
        <w:t>The need to improve communication between departments.</w:t>
      </w:r>
    </w:p>
    <w:p w14:paraId="30F418D2" w14:textId="77777777" w:rsidR="008E456A" w:rsidRPr="008E456A" w:rsidRDefault="008E456A" w:rsidP="0080103F">
      <w:pPr>
        <w:numPr>
          <w:ilvl w:val="0"/>
          <w:numId w:val="15"/>
        </w:numPr>
        <w:spacing w:line="360" w:lineRule="auto"/>
      </w:pPr>
      <w:r w:rsidRPr="008E456A">
        <w:t>The importance of obtaining reliable information in real time.</w:t>
      </w:r>
    </w:p>
    <w:p w14:paraId="1F690FD3" w14:textId="77777777" w:rsidR="008E456A" w:rsidRPr="008E456A" w:rsidRDefault="008E456A" w:rsidP="0080103F">
      <w:pPr>
        <w:numPr>
          <w:ilvl w:val="0"/>
          <w:numId w:val="15"/>
        </w:numPr>
        <w:spacing w:line="360" w:lineRule="auto"/>
      </w:pPr>
      <w:r w:rsidRPr="008E456A">
        <w:t>The requirement for a secure and scalable management system.</w:t>
      </w:r>
    </w:p>
    <w:p w14:paraId="1C90DBD5" w14:textId="77777777" w:rsidR="008E456A" w:rsidRPr="008E456A" w:rsidRDefault="008E456A" w:rsidP="0080103F">
      <w:pPr>
        <w:numPr>
          <w:ilvl w:val="0"/>
          <w:numId w:val="15"/>
        </w:numPr>
        <w:spacing w:line="360" w:lineRule="auto"/>
      </w:pPr>
      <w:r w:rsidRPr="008E456A">
        <w:t>The need to provide an affordable ERP solution specifically designed for SMEs.</w:t>
      </w:r>
    </w:p>
    <w:p w14:paraId="1915B8E4" w14:textId="0FB55482" w:rsidR="008E456A" w:rsidRDefault="00866871" w:rsidP="0080103F">
      <w:pPr>
        <w:pStyle w:val="Heading1"/>
        <w:numPr>
          <w:ilvl w:val="1"/>
          <w:numId w:val="11"/>
        </w:numPr>
      </w:pPr>
      <w:r>
        <w:t>OBJECTIVES OF THE PROJECT</w:t>
      </w:r>
    </w:p>
    <w:p w14:paraId="3463ED39" w14:textId="33B60FD5" w:rsidR="00866871" w:rsidRDefault="00866871" w:rsidP="0080103F">
      <w:pPr>
        <w:pStyle w:val="Heading2"/>
        <w:numPr>
          <w:ilvl w:val="0"/>
          <w:numId w:val="16"/>
        </w:numPr>
      </w:pPr>
      <w:r>
        <w:t>General objective</w:t>
      </w:r>
    </w:p>
    <w:p w14:paraId="5F0F5A77" w14:textId="4611FC2F" w:rsidR="00294CB4" w:rsidRDefault="00294CB4" w:rsidP="00294CB4">
      <w:pPr>
        <w:spacing w:line="360" w:lineRule="auto"/>
      </w:pPr>
      <w:r>
        <w:tab/>
      </w:r>
      <w:r w:rsidRPr="00294CB4">
        <w:t>The general objective of this project is to design and implement a secure, scalable, and user-friendly web-based ERP system capable of integrating the principal business activities of small and medium-sized enterprises.</w:t>
      </w:r>
    </w:p>
    <w:p w14:paraId="0C64A35E" w14:textId="77777777" w:rsidR="00294CB4" w:rsidRDefault="00294CB4" w:rsidP="00294CB4">
      <w:pPr>
        <w:spacing w:line="360" w:lineRule="auto"/>
      </w:pPr>
    </w:p>
    <w:p w14:paraId="09EF7085" w14:textId="77777777" w:rsidR="00294CB4" w:rsidRDefault="00294CB4" w:rsidP="00294CB4">
      <w:pPr>
        <w:spacing w:line="360" w:lineRule="auto"/>
      </w:pPr>
    </w:p>
    <w:p w14:paraId="4D61125F" w14:textId="77777777" w:rsidR="00294CB4" w:rsidRDefault="00294CB4" w:rsidP="00294CB4">
      <w:pPr>
        <w:spacing w:line="360" w:lineRule="auto"/>
      </w:pPr>
    </w:p>
    <w:p w14:paraId="7B89C3F1" w14:textId="700127AF" w:rsidR="00294CB4" w:rsidRDefault="00773971" w:rsidP="0080103F">
      <w:pPr>
        <w:pStyle w:val="Heading2"/>
        <w:numPr>
          <w:ilvl w:val="0"/>
          <w:numId w:val="16"/>
        </w:numPr>
      </w:pPr>
      <w:r>
        <w:lastRenderedPageBreak/>
        <w:t>Specific Objectives</w:t>
      </w:r>
    </w:p>
    <w:p w14:paraId="737AAE3C" w14:textId="77777777" w:rsidR="00773971" w:rsidRPr="00773971" w:rsidRDefault="00773971" w:rsidP="00B035C4">
      <w:pPr>
        <w:spacing w:line="360" w:lineRule="auto"/>
      </w:pPr>
      <w:r w:rsidRPr="00773971">
        <w:t>The specific objectives of the project are as follows:</w:t>
      </w:r>
    </w:p>
    <w:p w14:paraId="447B2863" w14:textId="77777777" w:rsidR="00773971" w:rsidRPr="00773971" w:rsidRDefault="00773971" w:rsidP="0080103F">
      <w:pPr>
        <w:numPr>
          <w:ilvl w:val="0"/>
          <w:numId w:val="17"/>
        </w:numPr>
        <w:spacing w:line="360" w:lineRule="auto"/>
      </w:pPr>
      <w:r w:rsidRPr="00773971">
        <w:t>Develop a centralized employee management module.</w:t>
      </w:r>
    </w:p>
    <w:p w14:paraId="43C929B8" w14:textId="77777777" w:rsidR="00773971" w:rsidRPr="00773971" w:rsidRDefault="00773971" w:rsidP="0080103F">
      <w:pPr>
        <w:numPr>
          <w:ilvl w:val="0"/>
          <w:numId w:val="17"/>
        </w:numPr>
        <w:spacing w:line="360" w:lineRule="auto"/>
      </w:pPr>
      <w:r w:rsidRPr="00773971">
        <w:t>Implement an automated attendance management system.</w:t>
      </w:r>
    </w:p>
    <w:p w14:paraId="175243D3" w14:textId="77777777" w:rsidR="00773971" w:rsidRPr="00773971" w:rsidRDefault="00773971" w:rsidP="0080103F">
      <w:pPr>
        <w:numPr>
          <w:ilvl w:val="0"/>
          <w:numId w:val="17"/>
        </w:numPr>
        <w:spacing w:line="360" w:lineRule="auto"/>
      </w:pPr>
      <w:r w:rsidRPr="00773971">
        <w:t>Create a project management module.</w:t>
      </w:r>
    </w:p>
    <w:p w14:paraId="4A00B02C" w14:textId="77777777" w:rsidR="00773971" w:rsidRPr="00773971" w:rsidRDefault="00773971" w:rsidP="0080103F">
      <w:pPr>
        <w:numPr>
          <w:ilvl w:val="0"/>
          <w:numId w:val="17"/>
        </w:numPr>
        <w:spacing w:line="360" w:lineRule="auto"/>
      </w:pPr>
      <w:r w:rsidRPr="00773971">
        <w:t>Design a task management system.</w:t>
      </w:r>
    </w:p>
    <w:p w14:paraId="17735C82" w14:textId="77777777" w:rsidR="00773971" w:rsidRPr="00773971" w:rsidRDefault="00773971" w:rsidP="0080103F">
      <w:pPr>
        <w:numPr>
          <w:ilvl w:val="0"/>
          <w:numId w:val="17"/>
        </w:numPr>
        <w:spacing w:line="360" w:lineRule="auto"/>
      </w:pPr>
      <w:r w:rsidRPr="00773971">
        <w:t>Develop an accounting management module.</w:t>
      </w:r>
    </w:p>
    <w:p w14:paraId="3FB09682" w14:textId="77777777" w:rsidR="00773971" w:rsidRPr="00773971" w:rsidRDefault="00773971" w:rsidP="0080103F">
      <w:pPr>
        <w:numPr>
          <w:ilvl w:val="0"/>
          <w:numId w:val="17"/>
        </w:numPr>
        <w:spacing w:line="360" w:lineRule="auto"/>
      </w:pPr>
      <w:r w:rsidRPr="00773971">
        <w:t>Implement quotation and invoicing functionalities.</w:t>
      </w:r>
    </w:p>
    <w:p w14:paraId="748AC44D" w14:textId="77777777" w:rsidR="00773971" w:rsidRPr="00773971" w:rsidRDefault="00773971" w:rsidP="0080103F">
      <w:pPr>
        <w:numPr>
          <w:ilvl w:val="0"/>
          <w:numId w:val="17"/>
        </w:numPr>
        <w:spacing w:line="360" w:lineRule="auto"/>
      </w:pPr>
      <w:r w:rsidRPr="00773971">
        <w:t>Create a customer relationship management module.</w:t>
      </w:r>
    </w:p>
    <w:p w14:paraId="0A99BE54" w14:textId="77777777" w:rsidR="00773971" w:rsidRPr="00773971" w:rsidRDefault="00773971" w:rsidP="0080103F">
      <w:pPr>
        <w:numPr>
          <w:ilvl w:val="0"/>
          <w:numId w:val="17"/>
        </w:numPr>
        <w:spacing w:line="360" w:lineRule="auto"/>
      </w:pPr>
      <w:r w:rsidRPr="00773971">
        <w:t>Develop dashboards and analytical tools.</w:t>
      </w:r>
    </w:p>
    <w:p w14:paraId="472755D6" w14:textId="77777777" w:rsidR="00773971" w:rsidRPr="00773971" w:rsidRDefault="00773971" w:rsidP="0080103F">
      <w:pPr>
        <w:numPr>
          <w:ilvl w:val="0"/>
          <w:numId w:val="17"/>
        </w:numPr>
        <w:spacing w:line="360" w:lineRule="auto"/>
      </w:pPr>
      <w:r w:rsidRPr="00773971">
        <w:t>Implement role-based access control mechanisms.</w:t>
      </w:r>
    </w:p>
    <w:p w14:paraId="4B14CADC" w14:textId="77777777" w:rsidR="00773971" w:rsidRPr="00773971" w:rsidRDefault="00773971" w:rsidP="0080103F">
      <w:pPr>
        <w:numPr>
          <w:ilvl w:val="0"/>
          <w:numId w:val="17"/>
        </w:numPr>
        <w:spacing w:line="360" w:lineRule="auto"/>
      </w:pPr>
      <w:r w:rsidRPr="00773971">
        <w:t>Integrate notification and reporting functionalities.</w:t>
      </w:r>
    </w:p>
    <w:p w14:paraId="77B724C6" w14:textId="77777777" w:rsidR="00773971" w:rsidRPr="00773971" w:rsidRDefault="00773971" w:rsidP="0080103F">
      <w:pPr>
        <w:numPr>
          <w:ilvl w:val="0"/>
          <w:numId w:val="17"/>
        </w:numPr>
        <w:spacing w:line="360" w:lineRule="auto"/>
      </w:pPr>
      <w:r w:rsidRPr="00773971">
        <w:t>Ensure the security and reliability of the platform.</w:t>
      </w:r>
    </w:p>
    <w:p w14:paraId="0C3F9509" w14:textId="3397539A" w:rsidR="00DD1470" w:rsidRDefault="0092018A" w:rsidP="0080103F">
      <w:pPr>
        <w:pStyle w:val="Heading1"/>
        <w:numPr>
          <w:ilvl w:val="1"/>
          <w:numId w:val="11"/>
        </w:numPr>
      </w:pPr>
      <w:r>
        <w:t>EXPRESSION OF NEEDS</w:t>
      </w:r>
    </w:p>
    <w:p w14:paraId="585D118C" w14:textId="04EF0072" w:rsidR="00DD1470" w:rsidRDefault="00DD1470" w:rsidP="0080103F">
      <w:pPr>
        <w:pStyle w:val="Heading2"/>
        <w:numPr>
          <w:ilvl w:val="0"/>
          <w:numId w:val="18"/>
        </w:numPr>
      </w:pPr>
      <w:r>
        <w:t>Functional Needs</w:t>
      </w:r>
    </w:p>
    <w:p w14:paraId="7443E9DF" w14:textId="77777777" w:rsidR="00DD1470" w:rsidRPr="00DD1470" w:rsidRDefault="00DD1470" w:rsidP="00B035C4">
      <w:pPr>
        <w:spacing w:line="360" w:lineRule="auto"/>
      </w:pPr>
      <w:r w:rsidRPr="00DD1470">
        <w:t>The system must be capable of performing the following functions:</w:t>
      </w:r>
    </w:p>
    <w:p w14:paraId="6C700486" w14:textId="77777777" w:rsidR="00DD1470" w:rsidRPr="00DD1470" w:rsidRDefault="00DD1470" w:rsidP="0080103F">
      <w:pPr>
        <w:numPr>
          <w:ilvl w:val="0"/>
          <w:numId w:val="19"/>
        </w:numPr>
        <w:spacing w:line="360" w:lineRule="auto"/>
      </w:pPr>
      <w:r w:rsidRPr="00DD1470">
        <w:t>User authentication and authorization.</w:t>
      </w:r>
    </w:p>
    <w:p w14:paraId="206A73E8" w14:textId="77777777" w:rsidR="00DD1470" w:rsidRPr="00DD1470" w:rsidRDefault="00DD1470" w:rsidP="0080103F">
      <w:pPr>
        <w:numPr>
          <w:ilvl w:val="0"/>
          <w:numId w:val="19"/>
        </w:numPr>
        <w:spacing w:line="360" w:lineRule="auto"/>
      </w:pPr>
      <w:r w:rsidRPr="00DD1470">
        <w:t>Employee registration and management.</w:t>
      </w:r>
    </w:p>
    <w:p w14:paraId="2EED3C10" w14:textId="77777777" w:rsidR="00DD1470" w:rsidRPr="00DD1470" w:rsidRDefault="00DD1470" w:rsidP="0080103F">
      <w:pPr>
        <w:numPr>
          <w:ilvl w:val="0"/>
          <w:numId w:val="19"/>
        </w:numPr>
        <w:spacing w:line="360" w:lineRule="auto"/>
      </w:pPr>
      <w:r w:rsidRPr="00DD1470">
        <w:t>Attendance management.</w:t>
      </w:r>
    </w:p>
    <w:p w14:paraId="5E25EECD" w14:textId="77777777" w:rsidR="00DD1470" w:rsidRPr="00DD1470" w:rsidRDefault="00DD1470" w:rsidP="0080103F">
      <w:pPr>
        <w:numPr>
          <w:ilvl w:val="0"/>
          <w:numId w:val="19"/>
        </w:numPr>
        <w:spacing w:line="360" w:lineRule="auto"/>
      </w:pPr>
      <w:r w:rsidRPr="00DD1470">
        <w:t>Project and task management.</w:t>
      </w:r>
    </w:p>
    <w:p w14:paraId="70472921" w14:textId="77777777" w:rsidR="00DD1470" w:rsidRPr="00DD1470" w:rsidRDefault="00DD1470" w:rsidP="0080103F">
      <w:pPr>
        <w:numPr>
          <w:ilvl w:val="0"/>
          <w:numId w:val="19"/>
        </w:numPr>
        <w:spacing w:line="360" w:lineRule="auto"/>
      </w:pPr>
      <w:r w:rsidRPr="00DD1470">
        <w:t>Invoice and quotation management.</w:t>
      </w:r>
    </w:p>
    <w:p w14:paraId="7501BE16" w14:textId="77777777" w:rsidR="00DD1470" w:rsidRPr="00DD1470" w:rsidRDefault="00DD1470" w:rsidP="0080103F">
      <w:pPr>
        <w:numPr>
          <w:ilvl w:val="0"/>
          <w:numId w:val="19"/>
        </w:numPr>
        <w:spacing w:line="360" w:lineRule="auto"/>
      </w:pPr>
      <w:r w:rsidRPr="00DD1470">
        <w:t>Customer management.</w:t>
      </w:r>
    </w:p>
    <w:p w14:paraId="5EE64FCC" w14:textId="77777777" w:rsidR="00DD1470" w:rsidRPr="00DD1470" w:rsidRDefault="00DD1470" w:rsidP="0080103F">
      <w:pPr>
        <w:numPr>
          <w:ilvl w:val="0"/>
          <w:numId w:val="19"/>
        </w:numPr>
        <w:spacing w:line="360" w:lineRule="auto"/>
      </w:pPr>
      <w:r w:rsidRPr="00DD1470">
        <w:t>Accounting operations.</w:t>
      </w:r>
    </w:p>
    <w:p w14:paraId="44901E0D" w14:textId="77777777" w:rsidR="00DD1470" w:rsidRPr="00DD1470" w:rsidRDefault="00DD1470" w:rsidP="0080103F">
      <w:pPr>
        <w:numPr>
          <w:ilvl w:val="0"/>
          <w:numId w:val="19"/>
        </w:numPr>
        <w:spacing w:line="360" w:lineRule="auto"/>
      </w:pPr>
      <w:r w:rsidRPr="00DD1470">
        <w:lastRenderedPageBreak/>
        <w:t>Report generation.</w:t>
      </w:r>
    </w:p>
    <w:p w14:paraId="67DDA380" w14:textId="77777777" w:rsidR="00DD1470" w:rsidRPr="00DD1470" w:rsidRDefault="00DD1470" w:rsidP="0080103F">
      <w:pPr>
        <w:numPr>
          <w:ilvl w:val="0"/>
          <w:numId w:val="19"/>
        </w:numPr>
        <w:spacing w:line="360" w:lineRule="auto"/>
      </w:pPr>
      <w:r w:rsidRPr="00DD1470">
        <w:t>Dashboard visualization.</w:t>
      </w:r>
    </w:p>
    <w:p w14:paraId="3CD649FB" w14:textId="77777777" w:rsidR="00DD1470" w:rsidRDefault="00DD1470" w:rsidP="0080103F">
      <w:pPr>
        <w:numPr>
          <w:ilvl w:val="0"/>
          <w:numId w:val="19"/>
        </w:numPr>
        <w:spacing w:line="360" w:lineRule="auto"/>
      </w:pPr>
      <w:r w:rsidRPr="00DD1470">
        <w:t>Notification management.</w:t>
      </w:r>
    </w:p>
    <w:p w14:paraId="70BF716A" w14:textId="77777777" w:rsidR="00056D4D" w:rsidRPr="00DD1470" w:rsidRDefault="00056D4D" w:rsidP="00B035C4">
      <w:pPr>
        <w:spacing w:line="360" w:lineRule="auto"/>
      </w:pPr>
    </w:p>
    <w:p w14:paraId="201B02F0" w14:textId="16756FE4" w:rsidR="00DD1470" w:rsidRDefault="007A1976" w:rsidP="0080103F">
      <w:pPr>
        <w:pStyle w:val="Heading2"/>
        <w:numPr>
          <w:ilvl w:val="0"/>
          <w:numId w:val="18"/>
        </w:numPr>
      </w:pPr>
      <w:r>
        <w:t>Non-Functional Needs</w:t>
      </w:r>
    </w:p>
    <w:p w14:paraId="631D935F" w14:textId="77777777" w:rsidR="007A1976" w:rsidRPr="007A1976" w:rsidRDefault="007A1976" w:rsidP="00B035C4">
      <w:pPr>
        <w:spacing w:line="360" w:lineRule="auto"/>
      </w:pPr>
      <w:r w:rsidRPr="007A1976">
        <w:t>The application must satisfy the following requirements:</w:t>
      </w:r>
    </w:p>
    <w:p w14:paraId="00AB88D2" w14:textId="77777777" w:rsidR="007A1976" w:rsidRPr="007A1976" w:rsidRDefault="007A1976" w:rsidP="0080103F">
      <w:pPr>
        <w:numPr>
          <w:ilvl w:val="0"/>
          <w:numId w:val="20"/>
        </w:numPr>
        <w:spacing w:line="360" w:lineRule="auto"/>
      </w:pPr>
      <w:r w:rsidRPr="007A1976">
        <w:t>High performance.</w:t>
      </w:r>
    </w:p>
    <w:p w14:paraId="4FAC8394" w14:textId="77777777" w:rsidR="007A1976" w:rsidRPr="007A1976" w:rsidRDefault="007A1976" w:rsidP="0080103F">
      <w:pPr>
        <w:numPr>
          <w:ilvl w:val="0"/>
          <w:numId w:val="20"/>
        </w:numPr>
        <w:spacing w:line="360" w:lineRule="auto"/>
      </w:pPr>
      <w:r w:rsidRPr="007A1976">
        <w:t>Data security.</w:t>
      </w:r>
    </w:p>
    <w:p w14:paraId="2840B3D0" w14:textId="77777777" w:rsidR="007A1976" w:rsidRPr="007A1976" w:rsidRDefault="007A1976" w:rsidP="0080103F">
      <w:pPr>
        <w:numPr>
          <w:ilvl w:val="0"/>
          <w:numId w:val="20"/>
        </w:numPr>
        <w:spacing w:line="360" w:lineRule="auto"/>
      </w:pPr>
      <w:r w:rsidRPr="007A1976">
        <w:t>Reliability and availability.</w:t>
      </w:r>
    </w:p>
    <w:p w14:paraId="553EF8D8" w14:textId="77777777" w:rsidR="007A1976" w:rsidRPr="007A1976" w:rsidRDefault="007A1976" w:rsidP="0080103F">
      <w:pPr>
        <w:numPr>
          <w:ilvl w:val="0"/>
          <w:numId w:val="20"/>
        </w:numPr>
        <w:spacing w:line="360" w:lineRule="auto"/>
      </w:pPr>
      <w:r w:rsidRPr="007A1976">
        <w:t>Scalability.</w:t>
      </w:r>
    </w:p>
    <w:p w14:paraId="6BDD5ED7" w14:textId="77777777" w:rsidR="007A1976" w:rsidRPr="007A1976" w:rsidRDefault="007A1976" w:rsidP="0080103F">
      <w:pPr>
        <w:numPr>
          <w:ilvl w:val="0"/>
          <w:numId w:val="20"/>
        </w:numPr>
        <w:spacing w:line="360" w:lineRule="auto"/>
      </w:pPr>
      <w:r w:rsidRPr="007A1976">
        <w:t>Ease of use.</w:t>
      </w:r>
    </w:p>
    <w:p w14:paraId="268C5F49" w14:textId="77777777" w:rsidR="007A1976" w:rsidRPr="007A1976" w:rsidRDefault="007A1976" w:rsidP="0080103F">
      <w:pPr>
        <w:numPr>
          <w:ilvl w:val="0"/>
          <w:numId w:val="20"/>
        </w:numPr>
        <w:spacing w:line="360" w:lineRule="auto"/>
      </w:pPr>
      <w:r w:rsidRPr="007A1976">
        <w:t>Maintainability.</w:t>
      </w:r>
    </w:p>
    <w:p w14:paraId="72302CB0" w14:textId="77777777" w:rsidR="007A1976" w:rsidRPr="007A1976" w:rsidRDefault="007A1976" w:rsidP="0080103F">
      <w:pPr>
        <w:numPr>
          <w:ilvl w:val="0"/>
          <w:numId w:val="20"/>
        </w:numPr>
        <w:spacing w:line="360" w:lineRule="auto"/>
      </w:pPr>
      <w:r w:rsidRPr="007A1976">
        <w:t>Compatibility with different devices and operating systems.</w:t>
      </w:r>
    </w:p>
    <w:p w14:paraId="2D99985E" w14:textId="77777777" w:rsidR="007A1976" w:rsidRPr="007A1976" w:rsidRDefault="007A1976" w:rsidP="00B035C4"/>
    <w:p w14:paraId="3DDAB3B0" w14:textId="77777777" w:rsidR="00381293" w:rsidRPr="00381293" w:rsidRDefault="00381293" w:rsidP="00B035C4">
      <w:pPr>
        <w:ind w:left="720"/>
      </w:pPr>
    </w:p>
    <w:p w14:paraId="21A03119" w14:textId="77777777" w:rsidR="00054D02" w:rsidRDefault="00054D02" w:rsidP="00054D02"/>
    <w:p w14:paraId="0E2EE58A" w14:textId="77777777" w:rsidR="00236DE0" w:rsidRDefault="00236DE0" w:rsidP="00054D02"/>
    <w:p w14:paraId="25EBD182" w14:textId="77777777" w:rsidR="00236DE0" w:rsidRDefault="00236DE0" w:rsidP="00054D02"/>
    <w:p w14:paraId="37CA51D4" w14:textId="77777777" w:rsidR="00236DE0" w:rsidRDefault="00236DE0" w:rsidP="00054D02"/>
    <w:p w14:paraId="017B56D2" w14:textId="77777777" w:rsidR="00236DE0" w:rsidRDefault="00236DE0" w:rsidP="00054D02"/>
    <w:p w14:paraId="3BC9E71F" w14:textId="77777777" w:rsidR="00236DE0" w:rsidRDefault="00236DE0" w:rsidP="00054D02"/>
    <w:p w14:paraId="633A3E2D" w14:textId="77777777" w:rsidR="00236DE0" w:rsidRDefault="00236DE0" w:rsidP="00054D02"/>
    <w:p w14:paraId="12FC1605" w14:textId="77777777" w:rsidR="00236DE0" w:rsidRDefault="00236DE0" w:rsidP="00054D02"/>
    <w:p w14:paraId="208CDAAA" w14:textId="77777777" w:rsidR="00236DE0" w:rsidRDefault="00236DE0" w:rsidP="00054D02"/>
    <w:p w14:paraId="445A6F36" w14:textId="77777777" w:rsidR="00236DE0" w:rsidRDefault="00236DE0" w:rsidP="00054D02"/>
    <w:p w14:paraId="70067DEA" w14:textId="16B37909" w:rsidR="00236DE0" w:rsidRDefault="00D0168F" w:rsidP="0080103F">
      <w:pPr>
        <w:pStyle w:val="Heading1"/>
        <w:numPr>
          <w:ilvl w:val="1"/>
          <w:numId w:val="11"/>
        </w:numPr>
      </w:pPr>
      <w:r>
        <w:lastRenderedPageBreak/>
        <w:t>PROJECT PLANNING</w:t>
      </w:r>
    </w:p>
    <w:p w14:paraId="1925FE7B" w14:textId="0328CA5F" w:rsidR="001C67F7" w:rsidRPr="001C67F7" w:rsidRDefault="001C67F7" w:rsidP="0080103F">
      <w:pPr>
        <w:pStyle w:val="Heading2"/>
        <w:numPr>
          <w:ilvl w:val="0"/>
          <w:numId w:val="21"/>
        </w:numPr>
      </w:pPr>
      <w:r>
        <w:t>Chronogram of Activities</w:t>
      </w:r>
    </w:p>
    <w:p w14:paraId="2FA6A8D0" w14:textId="4AC663B2" w:rsidR="001C67F7" w:rsidRDefault="001C67F7" w:rsidP="00B035C4">
      <w:pPr>
        <w:pStyle w:val="Caption"/>
        <w:keepNext/>
      </w:pPr>
      <w:r>
        <w:t xml:space="preserve">Table </w:t>
      </w:r>
      <w:fldSimple w:instr=" SEQ Table \* ARABIC ">
        <w:r w:rsidR="00A00418">
          <w:rPr>
            <w:noProof/>
          </w:rPr>
          <w:t>2</w:t>
        </w:r>
      </w:fldSimple>
      <w:r>
        <w:t xml:space="preserve"> Chronogram of Activities</w:t>
      </w:r>
    </w:p>
    <w:tbl>
      <w:tblPr>
        <w:tblStyle w:val="GridTable4-Accent2"/>
        <w:tblW w:w="10075" w:type="dxa"/>
        <w:tblLook w:val="04A0" w:firstRow="1" w:lastRow="0" w:firstColumn="1" w:lastColumn="0" w:noHBand="0" w:noVBand="1"/>
      </w:tblPr>
      <w:tblGrid>
        <w:gridCol w:w="1872"/>
        <w:gridCol w:w="3545"/>
        <w:gridCol w:w="2358"/>
        <w:gridCol w:w="2300"/>
      </w:tblGrid>
      <w:tr w:rsidR="00E17387" w:rsidRPr="00E17387" w14:paraId="4EF92369" w14:textId="77777777" w:rsidTr="00B0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F745B" w14:textId="77777777" w:rsidR="00E17387" w:rsidRPr="00E17387" w:rsidRDefault="00E17387" w:rsidP="00E17387">
            <w:pPr>
              <w:spacing w:after="160" w:line="278" w:lineRule="auto"/>
            </w:pPr>
            <w:r w:rsidRPr="00E17387">
              <w:t>Phases</w:t>
            </w:r>
          </w:p>
        </w:tc>
        <w:tc>
          <w:tcPr>
            <w:tcW w:w="0" w:type="auto"/>
            <w:hideMark/>
          </w:tcPr>
          <w:p w14:paraId="410F78BC" w14:textId="77777777" w:rsidR="00E17387" w:rsidRPr="00E17387" w:rsidRDefault="00E17387" w:rsidP="00E17387">
            <w:pPr>
              <w:spacing w:after="160" w:line="278" w:lineRule="auto"/>
              <w:cnfStyle w:val="100000000000" w:firstRow="1" w:lastRow="0" w:firstColumn="0" w:lastColumn="0" w:oddVBand="0" w:evenVBand="0" w:oddHBand="0" w:evenHBand="0" w:firstRowFirstColumn="0" w:firstRowLastColumn="0" w:lastRowFirstColumn="0" w:lastRowLastColumn="0"/>
            </w:pPr>
            <w:r w:rsidRPr="00E17387">
              <w:t>Objectives</w:t>
            </w:r>
          </w:p>
        </w:tc>
        <w:tc>
          <w:tcPr>
            <w:tcW w:w="0" w:type="auto"/>
            <w:hideMark/>
          </w:tcPr>
          <w:p w14:paraId="0997AE8D" w14:textId="62DF620E" w:rsidR="00E17387" w:rsidRPr="00E17387" w:rsidRDefault="008D1664" w:rsidP="00E17387">
            <w:pPr>
              <w:spacing w:after="160" w:line="278" w:lineRule="auto"/>
              <w:cnfStyle w:val="100000000000" w:firstRow="1" w:lastRow="0" w:firstColumn="0" w:lastColumn="0" w:oddVBand="0" w:evenVBand="0" w:oddHBand="0" w:evenHBand="0" w:firstRowFirstColumn="0" w:firstRowLastColumn="0" w:lastRowFirstColumn="0" w:lastRowLastColumn="0"/>
            </w:pPr>
            <w:r>
              <w:t>O</w:t>
            </w:r>
            <w:r w:rsidR="00E17387" w:rsidRPr="00E17387">
              <w:t>utput</w:t>
            </w:r>
          </w:p>
        </w:tc>
        <w:tc>
          <w:tcPr>
            <w:tcW w:w="2300" w:type="dxa"/>
            <w:hideMark/>
          </w:tcPr>
          <w:p w14:paraId="1B0FFA11" w14:textId="77777777" w:rsidR="00E17387" w:rsidRPr="00E17387" w:rsidRDefault="00E17387" w:rsidP="00E17387">
            <w:pPr>
              <w:spacing w:after="160" w:line="278" w:lineRule="auto"/>
              <w:cnfStyle w:val="100000000000" w:firstRow="1" w:lastRow="0" w:firstColumn="0" w:lastColumn="0" w:oddVBand="0" w:evenVBand="0" w:oddHBand="0" w:evenHBand="0" w:firstRowFirstColumn="0" w:firstRowLastColumn="0" w:lastRowFirstColumn="0" w:lastRowLastColumn="0"/>
            </w:pPr>
            <w:r w:rsidRPr="00E17387">
              <w:t>Duration</w:t>
            </w:r>
          </w:p>
        </w:tc>
      </w:tr>
      <w:tr w:rsidR="00E17387" w:rsidRPr="00E17387" w14:paraId="5015E170"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046B1" w14:textId="77777777" w:rsidR="00E17387" w:rsidRPr="00E17387" w:rsidRDefault="00E17387" w:rsidP="00B035C4">
            <w:pPr>
              <w:spacing w:after="160" w:line="278" w:lineRule="auto"/>
              <w:jc w:val="left"/>
            </w:pPr>
            <w:r w:rsidRPr="00E17387">
              <w:t>Insertion phase</w:t>
            </w:r>
          </w:p>
        </w:tc>
        <w:tc>
          <w:tcPr>
            <w:tcW w:w="0" w:type="auto"/>
            <w:hideMark/>
          </w:tcPr>
          <w:p w14:paraId="3F34BC15"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Become familiar with the company, understand the working environment, and identify the problems encountered by the organization.</w:t>
            </w:r>
          </w:p>
        </w:tc>
        <w:tc>
          <w:tcPr>
            <w:tcW w:w="0" w:type="auto"/>
            <w:hideMark/>
          </w:tcPr>
          <w:p w14:paraId="65204BEA"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Internship report notes, observations, and initial requirements.</w:t>
            </w:r>
          </w:p>
        </w:tc>
        <w:tc>
          <w:tcPr>
            <w:tcW w:w="2300" w:type="dxa"/>
            <w:hideMark/>
          </w:tcPr>
          <w:p w14:paraId="27F6EC28" w14:textId="77777777" w:rsidR="00E17387" w:rsidRDefault="00E17387" w:rsidP="00E17387">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 xml:space="preserve">15 July – 21 July </w:t>
            </w:r>
          </w:p>
          <w:p w14:paraId="230D4B7E" w14:textId="1DAD99ED"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(1 week)</w:t>
            </w:r>
          </w:p>
        </w:tc>
      </w:tr>
      <w:tr w:rsidR="00E17387" w:rsidRPr="00E17387" w14:paraId="4184DDAE"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72765628" w14:textId="77777777" w:rsidR="00E17387" w:rsidRPr="00E17387" w:rsidRDefault="00E17387" w:rsidP="00B035C4">
            <w:pPr>
              <w:spacing w:after="160" w:line="278" w:lineRule="auto"/>
              <w:jc w:val="left"/>
            </w:pPr>
            <w:r w:rsidRPr="00E17387">
              <w:t>Requirement analysis</w:t>
            </w:r>
          </w:p>
        </w:tc>
        <w:tc>
          <w:tcPr>
            <w:tcW w:w="0" w:type="auto"/>
            <w:hideMark/>
          </w:tcPr>
          <w:p w14:paraId="40D43FE1"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Identify user requirements and define the functional and non-functional requirements of the system.</w:t>
            </w:r>
          </w:p>
        </w:tc>
        <w:tc>
          <w:tcPr>
            <w:tcW w:w="0" w:type="auto"/>
            <w:hideMark/>
          </w:tcPr>
          <w:p w14:paraId="29A3849D"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Requirement specification document.</w:t>
            </w:r>
          </w:p>
        </w:tc>
        <w:tc>
          <w:tcPr>
            <w:tcW w:w="2300" w:type="dxa"/>
            <w:hideMark/>
          </w:tcPr>
          <w:p w14:paraId="191512B9" w14:textId="77777777" w:rsidR="00E17387" w:rsidRDefault="00E17387" w:rsidP="00E17387">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 xml:space="preserve">22 July – 4 August </w:t>
            </w:r>
          </w:p>
          <w:p w14:paraId="012347C4" w14:textId="0C8302F4"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(2 weeks)</w:t>
            </w:r>
          </w:p>
        </w:tc>
      </w:tr>
      <w:tr w:rsidR="00E17387" w:rsidRPr="00E17387" w14:paraId="6B08E61D"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92DE3" w14:textId="77777777" w:rsidR="00E17387" w:rsidRPr="00E17387" w:rsidRDefault="00E17387" w:rsidP="00B035C4">
            <w:pPr>
              <w:spacing w:after="160" w:line="278" w:lineRule="auto"/>
              <w:jc w:val="left"/>
            </w:pPr>
            <w:r w:rsidRPr="00E17387">
              <w:t>System design</w:t>
            </w:r>
          </w:p>
        </w:tc>
        <w:tc>
          <w:tcPr>
            <w:tcW w:w="0" w:type="auto"/>
            <w:hideMark/>
          </w:tcPr>
          <w:p w14:paraId="29A21BF5"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Design the system architecture, user interfaces, database structure, and UML diagrams.</w:t>
            </w:r>
          </w:p>
        </w:tc>
        <w:tc>
          <w:tcPr>
            <w:tcW w:w="0" w:type="auto"/>
            <w:hideMark/>
          </w:tcPr>
          <w:p w14:paraId="4B174C36"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Database schema, diagrams, and interface prototypes.</w:t>
            </w:r>
          </w:p>
        </w:tc>
        <w:tc>
          <w:tcPr>
            <w:tcW w:w="2300" w:type="dxa"/>
            <w:hideMark/>
          </w:tcPr>
          <w:p w14:paraId="1ABE1ACF" w14:textId="77777777" w:rsidR="00E17387" w:rsidRDefault="00E17387" w:rsidP="00E17387">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 xml:space="preserve">5 August – 18 August </w:t>
            </w:r>
          </w:p>
          <w:p w14:paraId="57D39506" w14:textId="37B7A191"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(2 weeks)</w:t>
            </w:r>
          </w:p>
        </w:tc>
      </w:tr>
      <w:tr w:rsidR="00E17387" w:rsidRPr="00E17387" w14:paraId="71FC58C0"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4F70C5B2" w14:textId="77777777" w:rsidR="00E17387" w:rsidRPr="00E17387" w:rsidRDefault="00E17387" w:rsidP="00B035C4">
            <w:pPr>
              <w:spacing w:after="160" w:line="278" w:lineRule="auto"/>
              <w:jc w:val="left"/>
            </w:pPr>
            <w:r w:rsidRPr="00E17387">
              <w:t>Development</w:t>
            </w:r>
          </w:p>
        </w:tc>
        <w:tc>
          <w:tcPr>
            <w:tcW w:w="0" w:type="auto"/>
            <w:hideMark/>
          </w:tcPr>
          <w:p w14:paraId="345D0B84"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Implement the various modules of the ERP system and integrate all components into a single platform.</w:t>
            </w:r>
          </w:p>
        </w:tc>
        <w:tc>
          <w:tcPr>
            <w:tcW w:w="0" w:type="auto"/>
            <w:hideMark/>
          </w:tcPr>
          <w:p w14:paraId="708F963A"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Functional ERP application.</w:t>
            </w:r>
          </w:p>
        </w:tc>
        <w:tc>
          <w:tcPr>
            <w:tcW w:w="2300" w:type="dxa"/>
            <w:hideMark/>
          </w:tcPr>
          <w:p w14:paraId="60BB5EA7" w14:textId="77777777" w:rsidR="00E17387" w:rsidRDefault="00E17387" w:rsidP="00E17387">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 xml:space="preserve">19 August – 15 September </w:t>
            </w:r>
          </w:p>
          <w:p w14:paraId="4F830FA7" w14:textId="54912EC0"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(4 weeks)</w:t>
            </w:r>
          </w:p>
        </w:tc>
      </w:tr>
      <w:tr w:rsidR="00E17387" w:rsidRPr="00E17387" w14:paraId="2FE171B3"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5AAD8" w14:textId="77777777" w:rsidR="00E17387" w:rsidRPr="00E17387" w:rsidRDefault="00E17387" w:rsidP="00B035C4">
            <w:pPr>
              <w:spacing w:after="160" w:line="278" w:lineRule="auto"/>
              <w:jc w:val="left"/>
            </w:pPr>
            <w:r w:rsidRPr="00E17387">
              <w:t>Testing</w:t>
            </w:r>
          </w:p>
        </w:tc>
        <w:tc>
          <w:tcPr>
            <w:tcW w:w="0" w:type="auto"/>
            <w:hideMark/>
          </w:tcPr>
          <w:p w14:paraId="1DD80C4B"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Identify, analyze, and correct errors while improving system performance.</w:t>
            </w:r>
          </w:p>
        </w:tc>
        <w:tc>
          <w:tcPr>
            <w:tcW w:w="0" w:type="auto"/>
            <w:hideMark/>
          </w:tcPr>
          <w:p w14:paraId="045C5B69"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Tested and optimized application.</w:t>
            </w:r>
          </w:p>
        </w:tc>
        <w:tc>
          <w:tcPr>
            <w:tcW w:w="2300" w:type="dxa"/>
            <w:hideMark/>
          </w:tcPr>
          <w:p w14:paraId="424642B8" w14:textId="77777777" w:rsidR="00E17387" w:rsidRDefault="00E17387" w:rsidP="00E17387">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 xml:space="preserve">16 September – 22 September </w:t>
            </w:r>
          </w:p>
          <w:p w14:paraId="662B8D87" w14:textId="6444E65C"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(1 week)</w:t>
            </w:r>
          </w:p>
        </w:tc>
      </w:tr>
      <w:tr w:rsidR="00E17387" w:rsidRPr="00E17387" w14:paraId="14F65E67"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76D3AAF4" w14:textId="77777777" w:rsidR="00E17387" w:rsidRPr="00E17387" w:rsidRDefault="00E17387" w:rsidP="00B035C4">
            <w:pPr>
              <w:spacing w:after="160" w:line="278" w:lineRule="auto"/>
              <w:jc w:val="left"/>
            </w:pPr>
            <w:r w:rsidRPr="00E17387">
              <w:t>Deployment</w:t>
            </w:r>
          </w:p>
        </w:tc>
        <w:tc>
          <w:tcPr>
            <w:tcW w:w="0" w:type="auto"/>
            <w:hideMark/>
          </w:tcPr>
          <w:p w14:paraId="3152450F"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Configure and deploy the system in the production environment.</w:t>
            </w:r>
          </w:p>
        </w:tc>
        <w:tc>
          <w:tcPr>
            <w:tcW w:w="0" w:type="auto"/>
            <w:hideMark/>
          </w:tcPr>
          <w:p w14:paraId="3C301203" w14:textId="77777777"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Operational and deployable application.</w:t>
            </w:r>
          </w:p>
        </w:tc>
        <w:tc>
          <w:tcPr>
            <w:tcW w:w="2300" w:type="dxa"/>
            <w:hideMark/>
          </w:tcPr>
          <w:p w14:paraId="3D69CB89" w14:textId="77777777" w:rsidR="00E17387" w:rsidRDefault="00E17387" w:rsidP="00E17387">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 xml:space="preserve">23 September – 26 September </w:t>
            </w:r>
          </w:p>
          <w:p w14:paraId="1B2FD475" w14:textId="67BF9FFE" w:rsidR="00E17387" w:rsidRPr="00E17387" w:rsidRDefault="00E17387" w:rsidP="00B035C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E17387">
              <w:t>(4 days)</w:t>
            </w:r>
          </w:p>
        </w:tc>
      </w:tr>
      <w:tr w:rsidR="00E17387" w:rsidRPr="00E17387" w14:paraId="2619A064"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05D59" w14:textId="77777777" w:rsidR="00E17387" w:rsidRPr="00E17387" w:rsidRDefault="00E17387" w:rsidP="00B035C4">
            <w:pPr>
              <w:spacing w:after="160" w:line="278" w:lineRule="auto"/>
              <w:jc w:val="left"/>
            </w:pPr>
            <w:r w:rsidRPr="00E17387">
              <w:t>Final documentation</w:t>
            </w:r>
          </w:p>
        </w:tc>
        <w:tc>
          <w:tcPr>
            <w:tcW w:w="0" w:type="auto"/>
            <w:hideMark/>
          </w:tcPr>
          <w:p w14:paraId="1F5A078F"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Improve the system, correct remaining errors, and finalize the internship report.</w:t>
            </w:r>
          </w:p>
        </w:tc>
        <w:tc>
          <w:tcPr>
            <w:tcW w:w="0" w:type="auto"/>
            <w:hideMark/>
          </w:tcPr>
          <w:p w14:paraId="5BE0C5D3" w14:textId="77777777"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Final version of the report and application.</w:t>
            </w:r>
          </w:p>
        </w:tc>
        <w:tc>
          <w:tcPr>
            <w:tcW w:w="2300" w:type="dxa"/>
            <w:hideMark/>
          </w:tcPr>
          <w:p w14:paraId="7D6864A6" w14:textId="77777777" w:rsidR="00E17387" w:rsidRDefault="00E17387" w:rsidP="00E17387">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 xml:space="preserve">27 September – 30 September </w:t>
            </w:r>
          </w:p>
          <w:p w14:paraId="5912176D" w14:textId="6D69582B" w:rsidR="00E17387" w:rsidRPr="00E17387" w:rsidRDefault="00E17387" w:rsidP="00B035C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E17387">
              <w:t>(4 days)</w:t>
            </w:r>
          </w:p>
        </w:tc>
      </w:tr>
    </w:tbl>
    <w:p w14:paraId="23A38037" w14:textId="3F61CCCA" w:rsidR="008D1664" w:rsidRDefault="008D1664" w:rsidP="00D0168F"/>
    <w:p w14:paraId="25FA39A6" w14:textId="77777777" w:rsidR="008D1664" w:rsidRDefault="008D1664">
      <w:pPr>
        <w:jc w:val="left"/>
      </w:pPr>
      <w:r>
        <w:br w:type="page"/>
      </w:r>
    </w:p>
    <w:p w14:paraId="56BA2D1E" w14:textId="53E42251" w:rsidR="00D0168F" w:rsidRDefault="00080595" w:rsidP="0080103F">
      <w:pPr>
        <w:pStyle w:val="Heading2"/>
        <w:numPr>
          <w:ilvl w:val="0"/>
          <w:numId w:val="21"/>
        </w:numPr>
      </w:pPr>
      <w:r>
        <w:rPr>
          <w:noProof/>
        </w:rPr>
        <w:lastRenderedPageBreak/>
        <w:drawing>
          <wp:anchor distT="0" distB="0" distL="114300" distR="114300" simplePos="0" relativeHeight="251658260" behindDoc="0" locked="0" layoutInCell="1" allowOverlap="1" wp14:anchorId="388D1AD6" wp14:editId="1241482D">
            <wp:simplePos x="0" y="0"/>
            <wp:positionH relativeFrom="margin">
              <wp:posOffset>-240665</wp:posOffset>
            </wp:positionH>
            <wp:positionV relativeFrom="paragraph">
              <wp:posOffset>304800</wp:posOffset>
            </wp:positionV>
            <wp:extent cx="6431915" cy="3543300"/>
            <wp:effectExtent l="0" t="0" r="6985" b="0"/>
            <wp:wrapSquare wrapText="bothSides"/>
            <wp:docPr id="1355912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2266"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431915" cy="3543300"/>
                    </a:xfrm>
                    <a:prstGeom prst="rect">
                      <a:avLst/>
                    </a:prstGeom>
                    <a:noFill/>
                    <a:ln>
                      <a:noFill/>
                    </a:ln>
                  </pic:spPr>
                </pic:pic>
              </a:graphicData>
            </a:graphic>
            <wp14:sizeRelH relativeFrom="margin">
              <wp14:pctWidth>0</wp14:pctWidth>
            </wp14:sizeRelH>
          </wp:anchor>
        </w:drawing>
      </w:r>
      <w:r w:rsidR="00600343">
        <w:rPr>
          <w:noProof/>
        </w:rPr>
        <mc:AlternateContent>
          <mc:Choice Requires="wps">
            <w:drawing>
              <wp:anchor distT="0" distB="0" distL="114300" distR="114300" simplePos="0" relativeHeight="251658261" behindDoc="0" locked="0" layoutInCell="1" allowOverlap="1" wp14:anchorId="4FA54F2F" wp14:editId="72056FB0">
                <wp:simplePos x="0" y="0"/>
                <wp:positionH relativeFrom="column">
                  <wp:posOffset>-248920</wp:posOffset>
                </wp:positionH>
                <wp:positionV relativeFrom="paragraph">
                  <wp:posOffset>3905250</wp:posOffset>
                </wp:positionV>
                <wp:extent cx="6442075" cy="635"/>
                <wp:effectExtent l="0" t="0" r="0" b="0"/>
                <wp:wrapSquare wrapText="bothSides"/>
                <wp:docPr id="82307084" name="Text Box 1"/>
                <wp:cNvGraphicFramePr/>
                <a:graphic xmlns:a="http://schemas.openxmlformats.org/drawingml/2006/main">
                  <a:graphicData uri="http://schemas.microsoft.com/office/word/2010/wordprocessingShape">
                    <wps:wsp>
                      <wps:cNvSpPr txBox="1"/>
                      <wps:spPr>
                        <a:xfrm>
                          <a:off x="0" y="0"/>
                          <a:ext cx="6442075" cy="635"/>
                        </a:xfrm>
                        <a:prstGeom prst="rect">
                          <a:avLst/>
                        </a:prstGeom>
                        <a:solidFill>
                          <a:prstClr val="white"/>
                        </a:solidFill>
                        <a:ln>
                          <a:noFill/>
                        </a:ln>
                      </wps:spPr>
                      <wps:txbx>
                        <w:txbxContent>
                          <w:p w14:paraId="36AE8223" w14:textId="61733003" w:rsidR="00600343" w:rsidRPr="00BE6D29" w:rsidRDefault="00600343" w:rsidP="00B035C4">
                            <w:pPr>
                              <w:pStyle w:val="Caption"/>
                              <w:rPr>
                                <w:noProof/>
                                <w:sz w:val="28"/>
                              </w:rPr>
                            </w:pPr>
                            <w:r>
                              <w:t xml:space="preserve">Figure </w:t>
                            </w:r>
                            <w:fldSimple w:instr=" SEQ Figure \* ARABIC ">
                              <w:ins w:id="13" w:author="Elvado Temgoua" w:date="2026-08-21T20:58:00Z" w16du:dateUtc="2026-08-21T19:58:00Z">
                                <w:r w:rsidR="008C4724">
                                  <w:rPr>
                                    <w:noProof/>
                                  </w:rPr>
                                  <w:t>3</w:t>
                                </w:r>
                              </w:ins>
                              <w:del w:id="14" w:author="Elvado Temgoua" w:date="2026-08-21T20:58:00Z" w16du:dateUtc="2026-08-21T19:58:00Z">
                                <w:r w:rsidR="00916420" w:rsidDel="008C4724">
                                  <w:rPr>
                                    <w:noProof/>
                                  </w:rPr>
                                  <w:delText>2</w:delText>
                                </w:r>
                              </w:del>
                            </w:fldSimple>
                            <w:r>
                              <w:t xml:space="preserve"> Gantt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54F2F" id="_x0000_s1044" type="#_x0000_t202" style="position:absolute;left:0;text-align:left;margin-left:-19.6pt;margin-top:307.5pt;width:507.25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0JGwIAAEAEAAAOAAAAZHJzL2Uyb0RvYy54bWysU8Fu2zAMvQ/YPwi6L06yN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c3N9Pxp1vOJMVmH29j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" stroked="f">
                <v:textbox style="mso-fit-shape-to-text:t" inset="0,0,0,0">
                  <w:txbxContent>
                    <w:p w14:paraId="36AE8223" w14:textId="61733003" w:rsidR="00600343" w:rsidRPr="00BE6D29" w:rsidRDefault="00600343" w:rsidP="00B035C4">
                      <w:pPr>
                        <w:pStyle w:val="Caption"/>
                        <w:rPr>
                          <w:noProof/>
                          <w:sz w:val="28"/>
                        </w:rPr>
                      </w:pPr>
                      <w:r>
                        <w:t xml:space="preserve">Figure </w:t>
                      </w:r>
                      <w:fldSimple w:instr=" SEQ Figure \* ARABIC ">
                        <w:ins w:id="15" w:author="Elvado Temgoua" w:date="2026-08-21T20:58:00Z" w16du:dateUtc="2026-08-21T19:58:00Z">
                          <w:r w:rsidR="008C4724">
                            <w:rPr>
                              <w:noProof/>
                            </w:rPr>
                            <w:t>3</w:t>
                          </w:r>
                        </w:ins>
                        <w:del w:id="16" w:author="Elvado Temgoua" w:date="2026-08-21T20:58:00Z" w16du:dateUtc="2026-08-21T19:58:00Z">
                          <w:r w:rsidR="00916420" w:rsidDel="008C4724">
                            <w:rPr>
                              <w:noProof/>
                            </w:rPr>
                            <w:delText>2</w:delText>
                          </w:r>
                        </w:del>
                      </w:fldSimple>
                      <w:r>
                        <w:t xml:space="preserve"> Gantt Chart</w:t>
                      </w:r>
                    </w:p>
                  </w:txbxContent>
                </v:textbox>
                <w10:wrap type="square"/>
              </v:shape>
            </w:pict>
          </mc:Fallback>
        </mc:AlternateContent>
      </w:r>
      <w:r w:rsidR="00812FF7">
        <w:t>Gantt Project Planning</w:t>
      </w:r>
    </w:p>
    <w:p w14:paraId="385729C2" w14:textId="3FF83E55" w:rsidR="00A06F01" w:rsidRDefault="00A06F01">
      <w:pPr>
        <w:jc w:val="left"/>
      </w:pPr>
      <w:r>
        <w:br w:type="page"/>
      </w:r>
    </w:p>
    <w:p w14:paraId="75CD6C45" w14:textId="7D38E8B0" w:rsidR="00600343" w:rsidRDefault="00600343" w:rsidP="0080103F">
      <w:pPr>
        <w:pStyle w:val="Heading1"/>
        <w:numPr>
          <w:ilvl w:val="1"/>
          <w:numId w:val="11"/>
        </w:numPr>
      </w:pPr>
      <w:r>
        <w:lastRenderedPageBreak/>
        <w:t>ESTIMATED COST OF THE PROJECT</w:t>
      </w:r>
    </w:p>
    <w:p w14:paraId="533DCA9D" w14:textId="148CFEA9" w:rsidR="00600343" w:rsidRDefault="00600343" w:rsidP="0080103F">
      <w:pPr>
        <w:pStyle w:val="Heading2"/>
        <w:numPr>
          <w:ilvl w:val="0"/>
          <w:numId w:val="22"/>
        </w:numPr>
      </w:pPr>
      <w:r>
        <w:t>Software Resources</w:t>
      </w:r>
    </w:p>
    <w:p w14:paraId="29604B6E" w14:textId="68478EA8" w:rsidR="007A65A3" w:rsidRDefault="007A65A3" w:rsidP="00B035C4">
      <w:pPr>
        <w:pStyle w:val="Caption"/>
        <w:keepNext/>
      </w:pPr>
      <w:r>
        <w:t xml:space="preserve">Table </w:t>
      </w:r>
      <w:fldSimple w:instr=" SEQ Table \* ARABIC ">
        <w:r w:rsidR="00A00418">
          <w:rPr>
            <w:noProof/>
          </w:rPr>
          <w:t>3</w:t>
        </w:r>
      </w:fldSimple>
      <w:r>
        <w:t xml:space="preserve"> Software Resource of the project</w:t>
      </w:r>
    </w:p>
    <w:tbl>
      <w:tblPr>
        <w:tblStyle w:val="GridTable4-Accent2"/>
        <w:tblW w:w="0" w:type="auto"/>
        <w:tblLook w:val="04A0" w:firstRow="1" w:lastRow="0" w:firstColumn="1" w:lastColumn="0" w:noHBand="0" w:noVBand="1"/>
      </w:tblPr>
      <w:tblGrid>
        <w:gridCol w:w="2238"/>
        <w:gridCol w:w="4093"/>
        <w:gridCol w:w="1209"/>
        <w:gridCol w:w="1810"/>
      </w:tblGrid>
      <w:tr w:rsidR="00172171" w:rsidRPr="00172171" w14:paraId="7A05F7F2" w14:textId="77777777" w:rsidTr="00B0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C810D" w14:textId="77777777" w:rsidR="00172171" w:rsidRPr="00172171" w:rsidRDefault="00172171" w:rsidP="00B035C4">
            <w:pPr>
              <w:spacing w:after="160" w:line="278" w:lineRule="auto"/>
              <w:jc w:val="center"/>
            </w:pPr>
            <w:r w:rsidRPr="00172171">
              <w:t>Resource designation</w:t>
            </w:r>
          </w:p>
        </w:tc>
        <w:tc>
          <w:tcPr>
            <w:tcW w:w="0" w:type="auto"/>
            <w:hideMark/>
          </w:tcPr>
          <w:p w14:paraId="3A0FA25F" w14:textId="77777777" w:rsidR="00172171" w:rsidRPr="00172171" w:rsidRDefault="00172171"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72171">
              <w:t>Usage</w:t>
            </w:r>
          </w:p>
        </w:tc>
        <w:tc>
          <w:tcPr>
            <w:tcW w:w="0" w:type="auto"/>
            <w:hideMark/>
          </w:tcPr>
          <w:p w14:paraId="04D4D767" w14:textId="77777777" w:rsidR="00172171" w:rsidRPr="00172171" w:rsidRDefault="00172171"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72171">
              <w:t>Quantity</w:t>
            </w:r>
          </w:p>
        </w:tc>
        <w:tc>
          <w:tcPr>
            <w:tcW w:w="0" w:type="auto"/>
            <w:hideMark/>
          </w:tcPr>
          <w:p w14:paraId="7458496E" w14:textId="77777777" w:rsidR="00172171" w:rsidRPr="00172171" w:rsidRDefault="00172171"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72171">
              <w:t>Unit cost (FCFA)</w:t>
            </w:r>
          </w:p>
        </w:tc>
      </w:tr>
      <w:tr w:rsidR="00172171" w:rsidRPr="00172171" w14:paraId="6C7C0B98"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5E9D6" w14:textId="77777777" w:rsidR="00172171" w:rsidRPr="00172171" w:rsidRDefault="00172171" w:rsidP="00172171">
            <w:pPr>
              <w:spacing w:after="160" w:line="278" w:lineRule="auto"/>
            </w:pPr>
            <w:r w:rsidRPr="00172171">
              <w:t>Laravel</w:t>
            </w:r>
          </w:p>
        </w:tc>
        <w:tc>
          <w:tcPr>
            <w:tcW w:w="0" w:type="auto"/>
            <w:hideMark/>
          </w:tcPr>
          <w:p w14:paraId="47E89860"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Backend development</w:t>
            </w:r>
          </w:p>
        </w:tc>
        <w:tc>
          <w:tcPr>
            <w:tcW w:w="0" w:type="auto"/>
            <w:hideMark/>
          </w:tcPr>
          <w:p w14:paraId="412A685A"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12F2177F"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07687F34"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6DD5C9B7" w14:textId="77777777" w:rsidR="00172171" w:rsidRPr="00172171" w:rsidRDefault="00172171" w:rsidP="00172171">
            <w:pPr>
              <w:spacing w:after="160" w:line="278" w:lineRule="auto"/>
            </w:pPr>
            <w:r w:rsidRPr="00172171">
              <w:t>React</w:t>
            </w:r>
          </w:p>
        </w:tc>
        <w:tc>
          <w:tcPr>
            <w:tcW w:w="0" w:type="auto"/>
            <w:hideMark/>
          </w:tcPr>
          <w:p w14:paraId="3DA8694B"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Frontend development</w:t>
            </w:r>
          </w:p>
        </w:tc>
        <w:tc>
          <w:tcPr>
            <w:tcW w:w="0" w:type="auto"/>
            <w:hideMark/>
          </w:tcPr>
          <w:p w14:paraId="00DC26CF"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p>
        </w:tc>
        <w:tc>
          <w:tcPr>
            <w:tcW w:w="0" w:type="auto"/>
            <w:hideMark/>
          </w:tcPr>
          <w:p w14:paraId="18C98E65"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5EBC6722"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4A9F2" w14:textId="77777777" w:rsidR="00172171" w:rsidRPr="00172171" w:rsidRDefault="00172171" w:rsidP="00172171">
            <w:pPr>
              <w:spacing w:after="160" w:line="278" w:lineRule="auto"/>
            </w:pPr>
            <w:r w:rsidRPr="00172171">
              <w:t>PostgreSQL</w:t>
            </w:r>
          </w:p>
        </w:tc>
        <w:tc>
          <w:tcPr>
            <w:tcW w:w="0" w:type="auto"/>
            <w:hideMark/>
          </w:tcPr>
          <w:p w14:paraId="35588603"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Database management</w:t>
            </w:r>
          </w:p>
        </w:tc>
        <w:tc>
          <w:tcPr>
            <w:tcW w:w="0" w:type="auto"/>
            <w:hideMark/>
          </w:tcPr>
          <w:p w14:paraId="201A0233"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20D32197"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06749A58"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7CCD75EA" w14:textId="77777777" w:rsidR="00172171" w:rsidRPr="00172171" w:rsidRDefault="00172171" w:rsidP="00172171">
            <w:pPr>
              <w:spacing w:after="160" w:line="278" w:lineRule="auto"/>
            </w:pPr>
            <w:proofErr w:type="spellStart"/>
            <w:r w:rsidRPr="00172171">
              <w:t>Supabase</w:t>
            </w:r>
            <w:proofErr w:type="spellEnd"/>
          </w:p>
        </w:tc>
        <w:tc>
          <w:tcPr>
            <w:tcW w:w="0" w:type="auto"/>
            <w:hideMark/>
          </w:tcPr>
          <w:p w14:paraId="713187CB"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Database hosting and authentication</w:t>
            </w:r>
          </w:p>
        </w:tc>
        <w:tc>
          <w:tcPr>
            <w:tcW w:w="0" w:type="auto"/>
            <w:hideMark/>
          </w:tcPr>
          <w:p w14:paraId="14336545" w14:textId="42A195C9"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 xml:space="preserve">1 </w:t>
            </w:r>
          </w:p>
        </w:tc>
        <w:tc>
          <w:tcPr>
            <w:tcW w:w="0" w:type="auto"/>
            <w:hideMark/>
          </w:tcPr>
          <w:p w14:paraId="12C0B88C"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10FF42A5"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1E062" w14:textId="77777777" w:rsidR="00172171" w:rsidRPr="00172171" w:rsidRDefault="00172171" w:rsidP="00172171">
            <w:pPr>
              <w:spacing w:after="160" w:line="278" w:lineRule="auto"/>
            </w:pPr>
            <w:r w:rsidRPr="00172171">
              <w:t>GitHub</w:t>
            </w:r>
          </w:p>
        </w:tc>
        <w:tc>
          <w:tcPr>
            <w:tcW w:w="0" w:type="auto"/>
            <w:hideMark/>
          </w:tcPr>
          <w:p w14:paraId="5A19F534"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Version control and source code management</w:t>
            </w:r>
          </w:p>
        </w:tc>
        <w:tc>
          <w:tcPr>
            <w:tcW w:w="0" w:type="auto"/>
            <w:hideMark/>
          </w:tcPr>
          <w:p w14:paraId="30E0B16B"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3703346E"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3D8FDAC0"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2BAC6FE3" w14:textId="77777777" w:rsidR="00172171" w:rsidRPr="00172171" w:rsidRDefault="00172171" w:rsidP="00172171">
            <w:pPr>
              <w:spacing w:after="160" w:line="278" w:lineRule="auto"/>
            </w:pPr>
            <w:r w:rsidRPr="00172171">
              <w:t>Google Chrome</w:t>
            </w:r>
          </w:p>
        </w:tc>
        <w:tc>
          <w:tcPr>
            <w:tcW w:w="0" w:type="auto"/>
            <w:hideMark/>
          </w:tcPr>
          <w:p w14:paraId="114D16EF"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Application testing</w:t>
            </w:r>
          </w:p>
        </w:tc>
        <w:tc>
          <w:tcPr>
            <w:tcW w:w="0" w:type="auto"/>
            <w:hideMark/>
          </w:tcPr>
          <w:p w14:paraId="55757C88"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p>
        </w:tc>
        <w:tc>
          <w:tcPr>
            <w:tcW w:w="0" w:type="auto"/>
            <w:hideMark/>
          </w:tcPr>
          <w:p w14:paraId="17373F9B"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07929DA6"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7CF7D" w14:textId="6665F7B0" w:rsidR="00172171" w:rsidRPr="00172171" w:rsidRDefault="006C292D" w:rsidP="00172171">
            <w:pPr>
              <w:spacing w:after="160" w:line="278" w:lineRule="auto"/>
            </w:pPr>
            <w:r>
              <w:t>Visual Paradigm</w:t>
            </w:r>
          </w:p>
        </w:tc>
        <w:tc>
          <w:tcPr>
            <w:tcW w:w="0" w:type="auto"/>
            <w:hideMark/>
          </w:tcPr>
          <w:p w14:paraId="566FE326"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UML diagrams and system design</w:t>
            </w:r>
          </w:p>
        </w:tc>
        <w:tc>
          <w:tcPr>
            <w:tcW w:w="0" w:type="auto"/>
            <w:hideMark/>
          </w:tcPr>
          <w:p w14:paraId="1D6A027F"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06EE85E0"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23D3F619"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1EB6906B" w14:textId="77777777" w:rsidR="00172171" w:rsidRPr="00172171" w:rsidRDefault="00172171" w:rsidP="00172171">
            <w:pPr>
              <w:spacing w:after="160" w:line="278" w:lineRule="auto"/>
            </w:pPr>
            <w:r w:rsidRPr="00172171">
              <w:t>Visual Studio Code</w:t>
            </w:r>
          </w:p>
        </w:tc>
        <w:tc>
          <w:tcPr>
            <w:tcW w:w="0" w:type="auto"/>
            <w:hideMark/>
          </w:tcPr>
          <w:p w14:paraId="5CCF2BAA"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Source code editing</w:t>
            </w:r>
          </w:p>
        </w:tc>
        <w:tc>
          <w:tcPr>
            <w:tcW w:w="0" w:type="auto"/>
            <w:hideMark/>
          </w:tcPr>
          <w:p w14:paraId="12CB0DF3"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p>
        </w:tc>
        <w:tc>
          <w:tcPr>
            <w:tcW w:w="0" w:type="auto"/>
            <w:hideMark/>
          </w:tcPr>
          <w:p w14:paraId="12E2DA0E"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584CD7E3"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4DA9A" w14:textId="77777777" w:rsidR="00172171" w:rsidRPr="00172171" w:rsidRDefault="00172171" w:rsidP="00172171">
            <w:pPr>
              <w:spacing w:after="160" w:line="278" w:lineRule="auto"/>
            </w:pPr>
            <w:r w:rsidRPr="00172171">
              <w:t>Composer</w:t>
            </w:r>
          </w:p>
        </w:tc>
        <w:tc>
          <w:tcPr>
            <w:tcW w:w="0" w:type="auto"/>
            <w:hideMark/>
          </w:tcPr>
          <w:p w14:paraId="0A92FE4C"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PHP dependency management</w:t>
            </w:r>
          </w:p>
        </w:tc>
        <w:tc>
          <w:tcPr>
            <w:tcW w:w="0" w:type="auto"/>
            <w:hideMark/>
          </w:tcPr>
          <w:p w14:paraId="44324D80"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58D40190"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1114D9F3"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170312DB" w14:textId="77777777" w:rsidR="00172171" w:rsidRPr="00172171" w:rsidRDefault="00172171" w:rsidP="00172171">
            <w:pPr>
              <w:spacing w:after="160" w:line="278" w:lineRule="auto"/>
            </w:pPr>
            <w:r w:rsidRPr="00172171">
              <w:t>Node.js</w:t>
            </w:r>
          </w:p>
        </w:tc>
        <w:tc>
          <w:tcPr>
            <w:tcW w:w="0" w:type="auto"/>
            <w:hideMark/>
          </w:tcPr>
          <w:p w14:paraId="6BF72AE8"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JavaScript runtime environment</w:t>
            </w:r>
          </w:p>
        </w:tc>
        <w:tc>
          <w:tcPr>
            <w:tcW w:w="0" w:type="auto"/>
            <w:hideMark/>
          </w:tcPr>
          <w:p w14:paraId="0435EDD6"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p>
        </w:tc>
        <w:tc>
          <w:tcPr>
            <w:tcW w:w="0" w:type="auto"/>
            <w:hideMark/>
          </w:tcPr>
          <w:p w14:paraId="23F1DF6B"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77661E0E"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9FD17" w14:textId="77777777" w:rsidR="00172171" w:rsidRPr="00172171" w:rsidRDefault="00172171" w:rsidP="00172171">
            <w:pPr>
              <w:spacing w:after="160" w:line="278" w:lineRule="auto"/>
            </w:pPr>
            <w:r w:rsidRPr="00172171">
              <w:t>NPM</w:t>
            </w:r>
          </w:p>
        </w:tc>
        <w:tc>
          <w:tcPr>
            <w:tcW w:w="0" w:type="auto"/>
            <w:hideMark/>
          </w:tcPr>
          <w:p w14:paraId="7C6F55EF"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Package management</w:t>
            </w:r>
          </w:p>
        </w:tc>
        <w:tc>
          <w:tcPr>
            <w:tcW w:w="0" w:type="auto"/>
            <w:hideMark/>
          </w:tcPr>
          <w:p w14:paraId="5640B852"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1</w:t>
            </w:r>
          </w:p>
        </w:tc>
        <w:tc>
          <w:tcPr>
            <w:tcW w:w="0" w:type="auto"/>
            <w:hideMark/>
          </w:tcPr>
          <w:p w14:paraId="0BEBFD6E"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2634BEE1"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239BE8A9" w14:textId="77777777" w:rsidR="00172171" w:rsidRPr="00172171" w:rsidRDefault="00172171" w:rsidP="00172171">
            <w:pPr>
              <w:spacing w:after="160" w:line="278" w:lineRule="auto"/>
            </w:pPr>
            <w:r w:rsidRPr="00172171">
              <w:t>Postman</w:t>
            </w:r>
          </w:p>
        </w:tc>
        <w:tc>
          <w:tcPr>
            <w:tcW w:w="0" w:type="auto"/>
            <w:hideMark/>
          </w:tcPr>
          <w:p w14:paraId="2F3972B0"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API testing</w:t>
            </w:r>
          </w:p>
        </w:tc>
        <w:tc>
          <w:tcPr>
            <w:tcW w:w="0" w:type="auto"/>
            <w:hideMark/>
          </w:tcPr>
          <w:p w14:paraId="49F194DE"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p>
        </w:tc>
        <w:tc>
          <w:tcPr>
            <w:tcW w:w="0" w:type="auto"/>
            <w:hideMark/>
          </w:tcPr>
          <w:p w14:paraId="53E8D4B3"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Free</w:t>
            </w:r>
          </w:p>
        </w:tc>
      </w:tr>
      <w:tr w:rsidR="00172171" w:rsidRPr="00172171" w14:paraId="659D9A08"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B8E23" w14:textId="77777777" w:rsidR="00172171" w:rsidRPr="00172171" w:rsidRDefault="00172171" w:rsidP="00172171">
            <w:pPr>
              <w:spacing w:after="160" w:line="278" w:lineRule="auto"/>
            </w:pPr>
            <w:r w:rsidRPr="00172171">
              <w:t>AWS (free tier)</w:t>
            </w:r>
          </w:p>
        </w:tc>
        <w:tc>
          <w:tcPr>
            <w:tcW w:w="0" w:type="auto"/>
            <w:hideMark/>
          </w:tcPr>
          <w:p w14:paraId="14D8AABC"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Application deployment</w:t>
            </w:r>
          </w:p>
        </w:tc>
        <w:tc>
          <w:tcPr>
            <w:tcW w:w="0" w:type="auto"/>
            <w:hideMark/>
          </w:tcPr>
          <w:p w14:paraId="571AB5DA" w14:textId="36138B49" w:rsidR="00172171" w:rsidRPr="00172171" w:rsidRDefault="002C3826" w:rsidP="00172171">
            <w:pPr>
              <w:spacing w:after="160" w:line="278" w:lineRule="auto"/>
              <w:cnfStyle w:val="000000100000" w:firstRow="0" w:lastRow="0" w:firstColumn="0" w:lastColumn="0" w:oddVBand="0" w:evenVBand="0" w:oddHBand="1" w:evenHBand="0" w:firstRowFirstColumn="0" w:firstRowLastColumn="0" w:lastRowFirstColumn="0" w:lastRowLastColumn="0"/>
            </w:pPr>
            <w:r>
              <w:t>6 months</w:t>
            </w:r>
          </w:p>
        </w:tc>
        <w:tc>
          <w:tcPr>
            <w:tcW w:w="0" w:type="auto"/>
            <w:hideMark/>
          </w:tcPr>
          <w:p w14:paraId="36BF57F1" w14:textId="7777777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r w:rsidRPr="00172171">
              <w:t>Free</w:t>
            </w:r>
          </w:p>
        </w:tc>
      </w:tr>
      <w:tr w:rsidR="00172171" w:rsidRPr="00172171" w14:paraId="6474940A"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6A2B0ACE" w14:textId="77777777" w:rsidR="00172171" w:rsidRPr="00172171" w:rsidRDefault="00172171" w:rsidP="00172171">
            <w:pPr>
              <w:spacing w:after="160" w:line="278" w:lineRule="auto"/>
            </w:pPr>
            <w:r w:rsidRPr="00172171">
              <w:t>Microsoft Word</w:t>
            </w:r>
          </w:p>
        </w:tc>
        <w:tc>
          <w:tcPr>
            <w:tcW w:w="0" w:type="auto"/>
            <w:hideMark/>
          </w:tcPr>
          <w:p w14:paraId="104A823E"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Report writing and documentation</w:t>
            </w:r>
          </w:p>
        </w:tc>
        <w:tc>
          <w:tcPr>
            <w:tcW w:w="0" w:type="auto"/>
            <w:hideMark/>
          </w:tcPr>
          <w:p w14:paraId="15732C3D" w14:textId="0942B172"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1</w:t>
            </w:r>
            <w:r w:rsidR="002C3826">
              <w:t>2 months</w:t>
            </w:r>
          </w:p>
        </w:tc>
        <w:tc>
          <w:tcPr>
            <w:tcW w:w="0" w:type="auto"/>
            <w:hideMark/>
          </w:tcPr>
          <w:p w14:paraId="7E74DDF9" w14:textId="77777777" w:rsidR="00172171" w:rsidRPr="00172171" w:rsidRDefault="00172171" w:rsidP="00172171">
            <w:pPr>
              <w:spacing w:after="160" w:line="278" w:lineRule="auto"/>
              <w:cnfStyle w:val="000000000000" w:firstRow="0" w:lastRow="0" w:firstColumn="0" w:lastColumn="0" w:oddVBand="0" w:evenVBand="0" w:oddHBand="0" w:evenHBand="0" w:firstRowFirstColumn="0" w:firstRowLastColumn="0" w:lastRowFirstColumn="0" w:lastRowLastColumn="0"/>
            </w:pPr>
            <w:r w:rsidRPr="00172171">
              <w:t>45,000</w:t>
            </w:r>
          </w:p>
        </w:tc>
      </w:tr>
      <w:tr w:rsidR="00172171" w:rsidRPr="00172171" w14:paraId="2211986D"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023C4" w14:textId="5E8A8097" w:rsidR="00172171" w:rsidRPr="00172171" w:rsidRDefault="00FD75A3" w:rsidP="00172171">
            <w:pPr>
              <w:spacing w:after="160" w:line="278" w:lineRule="auto"/>
            </w:pPr>
            <w:r>
              <w:t>TOTAL</w:t>
            </w:r>
          </w:p>
        </w:tc>
        <w:tc>
          <w:tcPr>
            <w:tcW w:w="0" w:type="auto"/>
            <w:hideMark/>
          </w:tcPr>
          <w:p w14:paraId="6E48F1C3" w14:textId="2FD855E7"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F6FC4B1" w14:textId="5EABDE86" w:rsidR="00172171" w:rsidRPr="00172171" w:rsidRDefault="00172171" w:rsidP="00172171">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DD9A811" w14:textId="326C88D3" w:rsidR="00172171" w:rsidRPr="009A7FA8" w:rsidRDefault="00FD75A3" w:rsidP="0017217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A7FA8">
              <w:rPr>
                <w:b/>
                <w:bCs/>
              </w:rPr>
              <w:t>45</w:t>
            </w:r>
            <w:r w:rsidR="007A65A3" w:rsidRPr="009A7FA8">
              <w:rPr>
                <w:b/>
                <w:bCs/>
              </w:rPr>
              <w:t>,000</w:t>
            </w:r>
          </w:p>
        </w:tc>
      </w:tr>
    </w:tbl>
    <w:p w14:paraId="1FF79F70" w14:textId="63167EB5" w:rsidR="00CC6359" w:rsidRDefault="00CC6359" w:rsidP="00600343"/>
    <w:p w14:paraId="7107D492" w14:textId="77777777" w:rsidR="00CC6359" w:rsidRDefault="00CC6359">
      <w:pPr>
        <w:jc w:val="left"/>
      </w:pPr>
      <w:r>
        <w:br w:type="page"/>
      </w:r>
    </w:p>
    <w:p w14:paraId="14678999" w14:textId="7A0923C0" w:rsidR="00600343" w:rsidRDefault="00CC6359" w:rsidP="0080103F">
      <w:pPr>
        <w:pStyle w:val="Heading2"/>
        <w:numPr>
          <w:ilvl w:val="0"/>
          <w:numId w:val="22"/>
        </w:numPr>
      </w:pPr>
      <w:r>
        <w:lastRenderedPageBreak/>
        <w:t>Hardware Resources</w:t>
      </w:r>
    </w:p>
    <w:p w14:paraId="03DDE488" w14:textId="326CFFFF" w:rsidR="009B145A" w:rsidRDefault="009B145A" w:rsidP="00B035C4">
      <w:pPr>
        <w:pStyle w:val="Caption"/>
        <w:keepNext/>
      </w:pPr>
      <w:r>
        <w:t xml:space="preserve">Table </w:t>
      </w:r>
      <w:fldSimple w:instr=" SEQ Table \* ARABIC ">
        <w:r w:rsidR="00A00418">
          <w:rPr>
            <w:noProof/>
          </w:rPr>
          <w:t>4</w:t>
        </w:r>
      </w:fldSimple>
      <w:r>
        <w:t xml:space="preserve"> Hardware Resources of the project</w:t>
      </w:r>
    </w:p>
    <w:tbl>
      <w:tblPr>
        <w:tblStyle w:val="GridTable4-Accent2"/>
        <w:tblW w:w="0" w:type="auto"/>
        <w:tblLook w:val="04A0" w:firstRow="1" w:lastRow="0" w:firstColumn="1" w:lastColumn="0" w:noHBand="0" w:noVBand="1"/>
      </w:tblPr>
      <w:tblGrid>
        <w:gridCol w:w="2333"/>
        <w:gridCol w:w="4040"/>
        <w:gridCol w:w="1137"/>
        <w:gridCol w:w="1840"/>
      </w:tblGrid>
      <w:tr w:rsidR="00CC6359" w:rsidRPr="00CC6359" w14:paraId="46C3B6A9" w14:textId="77777777" w:rsidTr="00B0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14B03" w14:textId="77777777" w:rsidR="00CC6359" w:rsidRPr="00CC6359" w:rsidRDefault="00CC6359" w:rsidP="00B035C4">
            <w:pPr>
              <w:spacing w:after="160" w:line="278" w:lineRule="auto"/>
              <w:jc w:val="center"/>
            </w:pPr>
            <w:r w:rsidRPr="00CC6359">
              <w:t>Resource designation</w:t>
            </w:r>
          </w:p>
        </w:tc>
        <w:tc>
          <w:tcPr>
            <w:tcW w:w="0" w:type="auto"/>
            <w:hideMark/>
          </w:tcPr>
          <w:p w14:paraId="078779F3" w14:textId="77777777" w:rsidR="00CC6359" w:rsidRPr="00CC6359" w:rsidRDefault="00CC6359"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C6359">
              <w:t>Usage</w:t>
            </w:r>
          </w:p>
        </w:tc>
        <w:tc>
          <w:tcPr>
            <w:tcW w:w="0" w:type="auto"/>
            <w:hideMark/>
          </w:tcPr>
          <w:p w14:paraId="735E1A2B" w14:textId="77777777" w:rsidR="00CC6359" w:rsidRPr="00CC6359" w:rsidRDefault="00CC6359"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C6359">
              <w:t>Quantity</w:t>
            </w:r>
          </w:p>
        </w:tc>
        <w:tc>
          <w:tcPr>
            <w:tcW w:w="0" w:type="auto"/>
            <w:hideMark/>
          </w:tcPr>
          <w:p w14:paraId="7C1EDAFB" w14:textId="77777777" w:rsidR="00CC6359" w:rsidRPr="00CC6359" w:rsidRDefault="00CC6359" w:rsidP="00B035C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C6359">
              <w:t>Unit cost (FCFA)</w:t>
            </w:r>
          </w:p>
        </w:tc>
      </w:tr>
      <w:tr w:rsidR="00CC6359" w:rsidRPr="00CC6359" w14:paraId="780B1FD8"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34563" w14:textId="77777777" w:rsidR="00CC6359" w:rsidRPr="00CC6359" w:rsidRDefault="00CC6359" w:rsidP="00CC6359">
            <w:pPr>
              <w:spacing w:after="160" w:line="278" w:lineRule="auto"/>
            </w:pPr>
            <w:r w:rsidRPr="00CC6359">
              <w:t>HP Victus laptop</w:t>
            </w:r>
          </w:p>
        </w:tc>
        <w:tc>
          <w:tcPr>
            <w:tcW w:w="0" w:type="auto"/>
            <w:hideMark/>
          </w:tcPr>
          <w:p w14:paraId="78C9D88E"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Software development</w:t>
            </w:r>
          </w:p>
        </w:tc>
        <w:tc>
          <w:tcPr>
            <w:tcW w:w="0" w:type="auto"/>
            <w:hideMark/>
          </w:tcPr>
          <w:p w14:paraId="7285A782"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1</w:t>
            </w:r>
          </w:p>
        </w:tc>
        <w:tc>
          <w:tcPr>
            <w:tcW w:w="0" w:type="auto"/>
            <w:hideMark/>
          </w:tcPr>
          <w:p w14:paraId="0C782409" w14:textId="7605C6C7" w:rsidR="00CC6359" w:rsidRPr="00CC6359" w:rsidRDefault="00C516EF" w:rsidP="00CC6359">
            <w:pPr>
              <w:spacing w:after="160" w:line="278" w:lineRule="auto"/>
              <w:cnfStyle w:val="000000100000" w:firstRow="0" w:lastRow="0" w:firstColumn="0" w:lastColumn="0" w:oddVBand="0" w:evenVBand="0" w:oddHBand="1" w:evenHBand="0" w:firstRowFirstColumn="0" w:firstRowLastColumn="0" w:lastRowFirstColumn="0" w:lastRowLastColumn="0"/>
            </w:pPr>
            <w:r>
              <w:t>55</w:t>
            </w:r>
            <w:r w:rsidR="00CC6359" w:rsidRPr="00CC6359">
              <w:t>0,000</w:t>
            </w:r>
          </w:p>
        </w:tc>
      </w:tr>
      <w:tr w:rsidR="00CC6359" w:rsidRPr="00CC6359" w14:paraId="0E55075C"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5DD1929C" w14:textId="77777777" w:rsidR="00CC6359" w:rsidRPr="00CC6359" w:rsidRDefault="00CC6359" w:rsidP="00CC6359">
            <w:pPr>
              <w:spacing w:after="160" w:line="278" w:lineRule="auto"/>
            </w:pPr>
            <w:r w:rsidRPr="00CC6359">
              <w:t>External mouse (Dell)</w:t>
            </w:r>
          </w:p>
        </w:tc>
        <w:tc>
          <w:tcPr>
            <w:tcW w:w="0" w:type="auto"/>
            <w:hideMark/>
          </w:tcPr>
          <w:p w14:paraId="4BF24F4D"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Navigation and development</w:t>
            </w:r>
          </w:p>
        </w:tc>
        <w:tc>
          <w:tcPr>
            <w:tcW w:w="0" w:type="auto"/>
            <w:hideMark/>
          </w:tcPr>
          <w:p w14:paraId="29D914A4"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1</w:t>
            </w:r>
          </w:p>
        </w:tc>
        <w:tc>
          <w:tcPr>
            <w:tcW w:w="0" w:type="auto"/>
            <w:hideMark/>
          </w:tcPr>
          <w:p w14:paraId="07F99EFD"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5,000</w:t>
            </w:r>
          </w:p>
        </w:tc>
      </w:tr>
      <w:tr w:rsidR="00CC6359" w:rsidRPr="00CC6359" w14:paraId="6B416EB0"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43581" w14:textId="77777777" w:rsidR="00CC6359" w:rsidRPr="00CC6359" w:rsidRDefault="00CC6359" w:rsidP="00CC6359">
            <w:pPr>
              <w:spacing w:after="160" w:line="278" w:lineRule="auto"/>
            </w:pPr>
            <w:r w:rsidRPr="00CC6359">
              <w:t>USB flash drive</w:t>
            </w:r>
          </w:p>
        </w:tc>
        <w:tc>
          <w:tcPr>
            <w:tcW w:w="0" w:type="auto"/>
            <w:hideMark/>
          </w:tcPr>
          <w:p w14:paraId="66F57D30"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File storage and backup</w:t>
            </w:r>
          </w:p>
        </w:tc>
        <w:tc>
          <w:tcPr>
            <w:tcW w:w="0" w:type="auto"/>
            <w:hideMark/>
          </w:tcPr>
          <w:p w14:paraId="72D086C8"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1</w:t>
            </w:r>
          </w:p>
        </w:tc>
        <w:tc>
          <w:tcPr>
            <w:tcW w:w="0" w:type="auto"/>
            <w:hideMark/>
          </w:tcPr>
          <w:p w14:paraId="44CF9985" w14:textId="7E35B279" w:rsidR="00CC6359" w:rsidRPr="00CC6359" w:rsidRDefault="00BE337A" w:rsidP="00CC6359">
            <w:pPr>
              <w:spacing w:after="160" w:line="278" w:lineRule="auto"/>
              <w:cnfStyle w:val="000000100000" w:firstRow="0" w:lastRow="0" w:firstColumn="0" w:lastColumn="0" w:oddVBand="0" w:evenVBand="0" w:oddHBand="1" w:evenHBand="0" w:firstRowFirstColumn="0" w:firstRowLastColumn="0" w:lastRowFirstColumn="0" w:lastRowLastColumn="0"/>
            </w:pPr>
            <w:r>
              <w:t>5</w:t>
            </w:r>
            <w:r w:rsidR="00CC6359" w:rsidRPr="00CC6359">
              <w:t>,000</w:t>
            </w:r>
          </w:p>
        </w:tc>
      </w:tr>
      <w:tr w:rsidR="00CC6359" w:rsidRPr="00CC6359" w14:paraId="228ED3AF"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07A5454C" w14:textId="77777777" w:rsidR="00CC6359" w:rsidRPr="00CC6359" w:rsidRDefault="00CC6359" w:rsidP="00CC6359">
            <w:pPr>
              <w:spacing w:after="160" w:line="278" w:lineRule="auto"/>
            </w:pPr>
            <w:r w:rsidRPr="00CC6359">
              <w:t>Database server</w:t>
            </w:r>
          </w:p>
        </w:tc>
        <w:tc>
          <w:tcPr>
            <w:tcW w:w="0" w:type="auto"/>
            <w:hideMark/>
          </w:tcPr>
          <w:p w14:paraId="6A6039B1"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Cloud data storage</w:t>
            </w:r>
          </w:p>
        </w:tc>
        <w:tc>
          <w:tcPr>
            <w:tcW w:w="0" w:type="auto"/>
            <w:hideMark/>
          </w:tcPr>
          <w:p w14:paraId="08922747"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1 month</w:t>
            </w:r>
          </w:p>
        </w:tc>
        <w:tc>
          <w:tcPr>
            <w:tcW w:w="0" w:type="auto"/>
            <w:hideMark/>
          </w:tcPr>
          <w:p w14:paraId="69F97873"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Free</w:t>
            </w:r>
          </w:p>
        </w:tc>
      </w:tr>
      <w:tr w:rsidR="00CC6359" w:rsidRPr="00CC6359" w14:paraId="6D437CBF" w14:textId="77777777" w:rsidTr="00B0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B965F" w14:textId="77777777" w:rsidR="00CC6359" w:rsidRPr="00CC6359" w:rsidRDefault="00CC6359" w:rsidP="00CC6359">
            <w:pPr>
              <w:spacing w:after="160" w:line="278" w:lineRule="auto"/>
            </w:pPr>
            <w:r w:rsidRPr="00CC6359">
              <w:t>AWS server (free tier)</w:t>
            </w:r>
          </w:p>
        </w:tc>
        <w:tc>
          <w:tcPr>
            <w:tcW w:w="0" w:type="auto"/>
            <w:hideMark/>
          </w:tcPr>
          <w:p w14:paraId="40A4A463"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Application hosting</w:t>
            </w:r>
          </w:p>
        </w:tc>
        <w:tc>
          <w:tcPr>
            <w:tcW w:w="0" w:type="auto"/>
            <w:hideMark/>
          </w:tcPr>
          <w:p w14:paraId="074336B2" w14:textId="17C9CA3C" w:rsidR="00CC6359" w:rsidRPr="00CC6359" w:rsidRDefault="002C3826" w:rsidP="00CC6359">
            <w:pPr>
              <w:spacing w:after="160" w:line="278" w:lineRule="auto"/>
              <w:cnfStyle w:val="000000100000" w:firstRow="0" w:lastRow="0" w:firstColumn="0" w:lastColumn="0" w:oddVBand="0" w:evenVBand="0" w:oddHBand="1" w:evenHBand="0" w:firstRowFirstColumn="0" w:firstRowLastColumn="0" w:lastRowFirstColumn="0" w:lastRowLastColumn="0"/>
            </w:pPr>
            <w:r>
              <w:t>6</w:t>
            </w:r>
            <w:r w:rsidR="00CC6359" w:rsidRPr="00CC6359">
              <w:t xml:space="preserve"> month</w:t>
            </w:r>
            <w:r>
              <w:t>s</w:t>
            </w:r>
          </w:p>
        </w:tc>
        <w:tc>
          <w:tcPr>
            <w:tcW w:w="0" w:type="auto"/>
            <w:hideMark/>
          </w:tcPr>
          <w:p w14:paraId="3895FE24" w14:textId="77777777" w:rsidR="00CC6359" w:rsidRPr="00CC6359" w:rsidRDefault="00CC6359" w:rsidP="00CC6359">
            <w:pPr>
              <w:spacing w:after="160" w:line="278" w:lineRule="auto"/>
              <w:cnfStyle w:val="000000100000" w:firstRow="0" w:lastRow="0" w:firstColumn="0" w:lastColumn="0" w:oddVBand="0" w:evenVBand="0" w:oddHBand="1" w:evenHBand="0" w:firstRowFirstColumn="0" w:firstRowLastColumn="0" w:lastRowFirstColumn="0" w:lastRowLastColumn="0"/>
            </w:pPr>
            <w:r w:rsidRPr="00CC6359">
              <w:t>Free</w:t>
            </w:r>
          </w:p>
        </w:tc>
      </w:tr>
      <w:tr w:rsidR="00CC6359" w:rsidRPr="00CC6359" w14:paraId="4CF669F7" w14:textId="77777777" w:rsidTr="00B035C4">
        <w:tc>
          <w:tcPr>
            <w:cnfStyle w:val="001000000000" w:firstRow="0" w:lastRow="0" w:firstColumn="1" w:lastColumn="0" w:oddVBand="0" w:evenVBand="0" w:oddHBand="0" w:evenHBand="0" w:firstRowFirstColumn="0" w:firstRowLastColumn="0" w:lastRowFirstColumn="0" w:lastRowLastColumn="0"/>
            <w:tcW w:w="0" w:type="auto"/>
            <w:hideMark/>
          </w:tcPr>
          <w:p w14:paraId="5115AB24" w14:textId="77777777" w:rsidR="00CC6359" w:rsidRPr="00CC6359" w:rsidRDefault="00CC6359" w:rsidP="00CC6359">
            <w:pPr>
              <w:spacing w:after="160" w:line="278" w:lineRule="auto"/>
            </w:pPr>
            <w:r w:rsidRPr="00CC6359">
              <w:t>Internet subscription</w:t>
            </w:r>
          </w:p>
        </w:tc>
        <w:tc>
          <w:tcPr>
            <w:tcW w:w="0" w:type="auto"/>
            <w:hideMark/>
          </w:tcPr>
          <w:p w14:paraId="47535261"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Communication and development activities</w:t>
            </w:r>
          </w:p>
        </w:tc>
        <w:tc>
          <w:tcPr>
            <w:tcW w:w="0" w:type="auto"/>
            <w:hideMark/>
          </w:tcPr>
          <w:p w14:paraId="628C25F5" w14:textId="77777777" w:rsidR="00CC6359" w:rsidRPr="00CC6359" w:rsidRDefault="00CC6359" w:rsidP="00CC6359">
            <w:pPr>
              <w:spacing w:after="160" w:line="278" w:lineRule="auto"/>
              <w:cnfStyle w:val="000000000000" w:firstRow="0" w:lastRow="0" w:firstColumn="0" w:lastColumn="0" w:oddVBand="0" w:evenVBand="0" w:oddHBand="0" w:evenHBand="0" w:firstRowFirstColumn="0" w:firstRowLastColumn="0" w:lastRowFirstColumn="0" w:lastRowLastColumn="0"/>
            </w:pPr>
            <w:r w:rsidRPr="00CC6359">
              <w:t>3 months</w:t>
            </w:r>
          </w:p>
        </w:tc>
        <w:tc>
          <w:tcPr>
            <w:tcW w:w="0" w:type="auto"/>
            <w:hideMark/>
          </w:tcPr>
          <w:p w14:paraId="35991639" w14:textId="252F2CEA" w:rsidR="00CC6359" w:rsidRPr="00CC6359" w:rsidRDefault="0050101D" w:rsidP="00CC6359">
            <w:pPr>
              <w:spacing w:after="160" w:line="278" w:lineRule="auto"/>
              <w:cnfStyle w:val="000000000000" w:firstRow="0" w:lastRow="0" w:firstColumn="0" w:lastColumn="0" w:oddVBand="0" w:evenVBand="0" w:oddHBand="0" w:evenHBand="0" w:firstRowFirstColumn="0" w:firstRowLastColumn="0" w:lastRowFirstColumn="0" w:lastRowLastColumn="0"/>
            </w:pPr>
            <w:r>
              <w:t>75</w:t>
            </w:r>
            <w:r w:rsidR="00CC6359" w:rsidRPr="00CC6359">
              <w:t>,000</w:t>
            </w:r>
          </w:p>
        </w:tc>
      </w:tr>
      <w:tr w:rsidR="0060449C" w:rsidRPr="00CC6359" w14:paraId="6A147FC9" w14:textId="77777777" w:rsidTr="007374D7">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tcPr>
          <w:p w14:paraId="03FF192D" w14:textId="5D4D2C25" w:rsidR="0060449C" w:rsidRPr="00CC6359" w:rsidRDefault="0060449C" w:rsidP="00CC6359">
            <w:r>
              <w:t>TOTAL</w:t>
            </w:r>
          </w:p>
        </w:tc>
        <w:tc>
          <w:tcPr>
            <w:tcW w:w="0" w:type="auto"/>
          </w:tcPr>
          <w:p w14:paraId="6C7584A6" w14:textId="77777777" w:rsidR="0060449C" w:rsidRPr="00CC6359" w:rsidRDefault="0060449C" w:rsidP="00CC6359">
            <w:pPr>
              <w:cnfStyle w:val="000000100000" w:firstRow="0" w:lastRow="0" w:firstColumn="0" w:lastColumn="0" w:oddVBand="0" w:evenVBand="0" w:oddHBand="1" w:evenHBand="0" w:firstRowFirstColumn="0" w:firstRowLastColumn="0" w:lastRowFirstColumn="0" w:lastRowLastColumn="0"/>
            </w:pPr>
          </w:p>
        </w:tc>
        <w:tc>
          <w:tcPr>
            <w:tcW w:w="0" w:type="auto"/>
          </w:tcPr>
          <w:p w14:paraId="736EC212" w14:textId="77777777" w:rsidR="0060449C" w:rsidRPr="00CC6359" w:rsidRDefault="0060449C" w:rsidP="00CC6359">
            <w:pPr>
              <w:cnfStyle w:val="000000100000" w:firstRow="0" w:lastRow="0" w:firstColumn="0" w:lastColumn="0" w:oddVBand="0" w:evenVBand="0" w:oddHBand="1" w:evenHBand="0" w:firstRowFirstColumn="0" w:firstRowLastColumn="0" w:lastRowFirstColumn="0" w:lastRowLastColumn="0"/>
            </w:pPr>
          </w:p>
        </w:tc>
        <w:tc>
          <w:tcPr>
            <w:tcW w:w="0" w:type="auto"/>
          </w:tcPr>
          <w:p w14:paraId="7B1830C9" w14:textId="130D6F3E" w:rsidR="0060449C" w:rsidRDefault="00C71CE8" w:rsidP="00CC6359">
            <w:pPr>
              <w:cnfStyle w:val="000000100000" w:firstRow="0" w:lastRow="0" w:firstColumn="0" w:lastColumn="0" w:oddVBand="0" w:evenVBand="0" w:oddHBand="1" w:evenHBand="0" w:firstRowFirstColumn="0" w:firstRowLastColumn="0" w:lastRowFirstColumn="0" w:lastRowLastColumn="0"/>
            </w:pPr>
            <w:r>
              <w:t>635,000</w:t>
            </w:r>
          </w:p>
        </w:tc>
      </w:tr>
    </w:tbl>
    <w:p w14:paraId="43C430A8" w14:textId="77777777" w:rsidR="00CC6359" w:rsidRDefault="00CC6359" w:rsidP="00CC6359"/>
    <w:p w14:paraId="22ECA1CF" w14:textId="59C530B8" w:rsidR="00C71CE8" w:rsidRDefault="001F6CE5" w:rsidP="0080103F">
      <w:pPr>
        <w:pStyle w:val="Heading1"/>
        <w:numPr>
          <w:ilvl w:val="1"/>
          <w:numId w:val="11"/>
        </w:numPr>
      </w:pPr>
      <w:r>
        <w:t>CONSTRAINTS</w:t>
      </w:r>
    </w:p>
    <w:p w14:paraId="29A2FF79" w14:textId="77777777" w:rsidR="00C20992" w:rsidRPr="00C20992" w:rsidRDefault="00C20992" w:rsidP="00B035C4">
      <w:pPr>
        <w:pStyle w:val="Heading2"/>
      </w:pPr>
      <w:r w:rsidRPr="00C20992">
        <w:t>1. Budget Constraint</w:t>
      </w:r>
    </w:p>
    <w:p w14:paraId="6D2F8F35" w14:textId="77777777" w:rsidR="00C20992" w:rsidRPr="00C20992" w:rsidRDefault="00C20992" w:rsidP="009A7FA8">
      <w:pPr>
        <w:spacing w:line="360" w:lineRule="auto"/>
        <w:ind w:firstLine="720"/>
      </w:pPr>
      <w:r w:rsidRPr="00C20992">
        <w:t>The budget constraint concerns the financial resources available for the development and deployment of the application. Since this project is carried out within an academic context, the objective is to minimize development costs by relying mainly on free or open-source technologies.</w:t>
      </w:r>
    </w:p>
    <w:p w14:paraId="5495E4AE" w14:textId="77777777" w:rsidR="00C20992" w:rsidRPr="00C20992" w:rsidRDefault="00C20992" w:rsidP="00B035C4">
      <w:pPr>
        <w:spacing w:line="360" w:lineRule="auto"/>
      </w:pPr>
      <w:r w:rsidRPr="00C20992">
        <w:t>The main budget considerations include:</w:t>
      </w:r>
    </w:p>
    <w:p w14:paraId="1572CDF1" w14:textId="77777777" w:rsidR="00C20992" w:rsidRPr="00C20992" w:rsidRDefault="00C20992" w:rsidP="0080103F">
      <w:pPr>
        <w:numPr>
          <w:ilvl w:val="0"/>
          <w:numId w:val="23"/>
        </w:numPr>
        <w:spacing w:line="360" w:lineRule="auto"/>
      </w:pPr>
      <w:r w:rsidRPr="00C20992">
        <w:t xml:space="preserve">The use of free development tools and frameworks such as Laravel, React, and open-source libraries. </w:t>
      </w:r>
    </w:p>
    <w:p w14:paraId="70534B26" w14:textId="77777777" w:rsidR="00C20992" w:rsidRPr="00C20992" w:rsidRDefault="00C20992" w:rsidP="0080103F">
      <w:pPr>
        <w:numPr>
          <w:ilvl w:val="0"/>
          <w:numId w:val="23"/>
        </w:numPr>
        <w:spacing w:line="360" w:lineRule="auto"/>
      </w:pPr>
      <w:r w:rsidRPr="00C20992">
        <w:t xml:space="preserve">The possible costs related to hosting, database deployment, and domain registration if the application is made available online. </w:t>
      </w:r>
    </w:p>
    <w:p w14:paraId="4676DE46" w14:textId="77777777" w:rsidR="00C20992" w:rsidRPr="00C20992" w:rsidRDefault="00C20992" w:rsidP="0080103F">
      <w:pPr>
        <w:numPr>
          <w:ilvl w:val="0"/>
          <w:numId w:val="23"/>
        </w:numPr>
        <w:spacing w:line="360" w:lineRule="auto"/>
      </w:pPr>
      <w:r w:rsidRPr="00C20992">
        <w:t xml:space="preserve">The cost of any additional services or software required during the development phase. </w:t>
      </w:r>
    </w:p>
    <w:p w14:paraId="593A0BCE" w14:textId="77777777" w:rsidR="00C20992" w:rsidRPr="00C20992" w:rsidRDefault="00C20992" w:rsidP="00B035C4">
      <w:pPr>
        <w:spacing w:line="360" w:lineRule="auto"/>
      </w:pPr>
      <w:r w:rsidRPr="00C20992">
        <w:lastRenderedPageBreak/>
        <w:t>The project will therefore prioritize cost-effective solutions while ensuring good performance, security, and maintainability.</w:t>
      </w:r>
    </w:p>
    <w:p w14:paraId="22E3B8A7" w14:textId="77777777" w:rsidR="00C20992" w:rsidRPr="00C20992" w:rsidRDefault="00C20992" w:rsidP="00B035C4">
      <w:pPr>
        <w:pStyle w:val="Heading2"/>
      </w:pPr>
      <w:r w:rsidRPr="00C20992">
        <w:t>2. Time Constraint</w:t>
      </w:r>
    </w:p>
    <w:p w14:paraId="152F97D7" w14:textId="77777777" w:rsidR="00C20992" w:rsidRPr="00C20992" w:rsidRDefault="00C20992" w:rsidP="009A7FA8">
      <w:pPr>
        <w:spacing w:line="360" w:lineRule="auto"/>
        <w:ind w:firstLine="720"/>
      </w:pPr>
      <w:r w:rsidRPr="00C20992">
        <w:t>The time constraint refers to the limited period allocated for the analysis, design, development, testing, and documentation phases of the project.</w:t>
      </w:r>
    </w:p>
    <w:p w14:paraId="5DE0DD48" w14:textId="77777777" w:rsidR="00C20992" w:rsidRPr="00C20992" w:rsidRDefault="00C20992" w:rsidP="00B035C4">
      <w:pPr>
        <w:spacing w:line="360" w:lineRule="auto"/>
      </w:pPr>
      <w:r w:rsidRPr="00C20992">
        <w:t>The main challenges related to time include:</w:t>
      </w:r>
    </w:p>
    <w:p w14:paraId="16960C9E" w14:textId="77777777" w:rsidR="00C20992" w:rsidRPr="00C20992" w:rsidRDefault="00C20992" w:rsidP="0080103F">
      <w:pPr>
        <w:numPr>
          <w:ilvl w:val="0"/>
          <w:numId w:val="24"/>
        </w:numPr>
        <w:spacing w:line="360" w:lineRule="auto"/>
      </w:pPr>
      <w:r w:rsidRPr="00C20992">
        <w:t xml:space="preserve">Completing all development phases within the scheduled academic calendar. </w:t>
      </w:r>
    </w:p>
    <w:p w14:paraId="156ECDBC" w14:textId="77777777" w:rsidR="00C20992" w:rsidRPr="00C20992" w:rsidRDefault="00C20992" w:rsidP="0080103F">
      <w:pPr>
        <w:numPr>
          <w:ilvl w:val="0"/>
          <w:numId w:val="24"/>
        </w:numPr>
        <w:spacing w:line="360" w:lineRule="auto"/>
      </w:pPr>
      <w:r w:rsidRPr="00C20992">
        <w:t xml:space="preserve">Ensuring that the essential functionalities of the ERP application are implemented before the deadline. </w:t>
      </w:r>
    </w:p>
    <w:p w14:paraId="56D771F3" w14:textId="77777777" w:rsidR="00C20992" w:rsidRPr="00C20992" w:rsidRDefault="00C20992" w:rsidP="0080103F">
      <w:pPr>
        <w:numPr>
          <w:ilvl w:val="0"/>
          <w:numId w:val="24"/>
        </w:numPr>
        <w:spacing w:line="360" w:lineRule="auto"/>
      </w:pPr>
      <w:r w:rsidRPr="00C20992">
        <w:t xml:space="preserve">Allocating sufficient time for testing, debugging, documentation, and preparation of the final presentation. </w:t>
      </w:r>
    </w:p>
    <w:p w14:paraId="223B4A26" w14:textId="77777777" w:rsidR="00C20992" w:rsidRPr="00C20992" w:rsidRDefault="00C20992" w:rsidP="00B035C4">
      <w:pPr>
        <w:spacing w:line="360" w:lineRule="auto"/>
      </w:pPr>
      <w:r w:rsidRPr="00C20992">
        <w:t>To address this constraint, the project will follow a structured development methodology with clear planning and prioritization of the most important features.</w:t>
      </w:r>
    </w:p>
    <w:p w14:paraId="57986999" w14:textId="77777777" w:rsidR="00C20992" w:rsidRPr="00C20992" w:rsidRDefault="00C20992" w:rsidP="00B035C4">
      <w:pPr>
        <w:pStyle w:val="Heading2"/>
      </w:pPr>
      <w:r w:rsidRPr="00C20992">
        <w:t>3. Technical Constraint</w:t>
      </w:r>
    </w:p>
    <w:p w14:paraId="0D17EB9A" w14:textId="77777777" w:rsidR="00C20992" w:rsidRPr="00C20992" w:rsidRDefault="00C20992" w:rsidP="009A7FA8">
      <w:pPr>
        <w:spacing w:line="360" w:lineRule="auto"/>
        <w:ind w:firstLine="720"/>
      </w:pPr>
      <w:r w:rsidRPr="00C20992">
        <w:t>The technical constraint concerns the technological limitations and requirements that may affect the implementation of the application.</w:t>
      </w:r>
    </w:p>
    <w:p w14:paraId="69B61E54" w14:textId="77777777" w:rsidR="00C20992" w:rsidRPr="00C20992" w:rsidRDefault="00C20992" w:rsidP="00B035C4">
      <w:pPr>
        <w:spacing w:line="360" w:lineRule="auto"/>
      </w:pPr>
      <w:r w:rsidRPr="00C20992">
        <w:t>These constraints include:</w:t>
      </w:r>
    </w:p>
    <w:p w14:paraId="0AB65CE1" w14:textId="77777777" w:rsidR="00C20992" w:rsidRPr="00C20992" w:rsidRDefault="00C20992" w:rsidP="0080103F">
      <w:pPr>
        <w:numPr>
          <w:ilvl w:val="0"/>
          <w:numId w:val="25"/>
        </w:numPr>
        <w:spacing w:line="360" w:lineRule="auto"/>
      </w:pPr>
      <w:r w:rsidRPr="00C20992">
        <w:t xml:space="preserve">Ensuring compatibility between the chosen technologies (Laravel for the backend and React for the frontend). </w:t>
      </w:r>
    </w:p>
    <w:p w14:paraId="1115C77B" w14:textId="77777777" w:rsidR="00C20992" w:rsidRPr="00C20992" w:rsidRDefault="00C20992" w:rsidP="0080103F">
      <w:pPr>
        <w:numPr>
          <w:ilvl w:val="0"/>
          <w:numId w:val="25"/>
        </w:numPr>
        <w:spacing w:line="360" w:lineRule="auto"/>
      </w:pPr>
      <w:r w:rsidRPr="00C20992">
        <w:t xml:space="preserve">Managing the complexity of developing an ERP system that integrates multiple modules such as user management, inventory, sales, and reporting. </w:t>
      </w:r>
    </w:p>
    <w:p w14:paraId="0B9285D0" w14:textId="77777777" w:rsidR="00C20992" w:rsidRPr="00C20992" w:rsidRDefault="00C20992" w:rsidP="0080103F">
      <w:pPr>
        <w:numPr>
          <w:ilvl w:val="0"/>
          <w:numId w:val="25"/>
        </w:numPr>
        <w:spacing w:line="360" w:lineRule="auto"/>
      </w:pPr>
      <w:r w:rsidRPr="00C20992">
        <w:t xml:space="preserve">Ensuring data security through authentication, authorization, and protection against common vulnerabilities. </w:t>
      </w:r>
    </w:p>
    <w:p w14:paraId="0F244505" w14:textId="77777777" w:rsidR="00C20992" w:rsidRPr="00C20992" w:rsidRDefault="00C20992" w:rsidP="0080103F">
      <w:pPr>
        <w:numPr>
          <w:ilvl w:val="0"/>
          <w:numId w:val="25"/>
        </w:numPr>
        <w:spacing w:line="360" w:lineRule="auto"/>
      </w:pPr>
      <w:r w:rsidRPr="00C20992">
        <w:t xml:space="preserve">Designing an application that can evolve and support future improvements. </w:t>
      </w:r>
    </w:p>
    <w:p w14:paraId="7D789D17" w14:textId="77777777" w:rsidR="00C20992" w:rsidRPr="00C20992" w:rsidRDefault="00C20992" w:rsidP="0080103F">
      <w:pPr>
        <w:numPr>
          <w:ilvl w:val="0"/>
          <w:numId w:val="25"/>
        </w:numPr>
        <w:spacing w:line="360" w:lineRule="auto"/>
      </w:pPr>
      <w:r w:rsidRPr="00C20992">
        <w:t>Working within the available hardware and software resources during development.</w:t>
      </w:r>
    </w:p>
    <w:p w14:paraId="6F9AC304" w14:textId="22E8FD84" w:rsidR="00B60C4A" w:rsidRDefault="00B60C4A">
      <w:pPr>
        <w:jc w:val="left"/>
      </w:pPr>
      <w:r>
        <w:br w:type="page"/>
      </w:r>
    </w:p>
    <w:p w14:paraId="5F5288EB" w14:textId="58186C68" w:rsidR="001F6CE5" w:rsidRDefault="00B60C4A" w:rsidP="0080103F">
      <w:pPr>
        <w:pStyle w:val="Heading1"/>
        <w:numPr>
          <w:ilvl w:val="1"/>
          <w:numId w:val="11"/>
        </w:numPr>
      </w:pPr>
      <w:r>
        <w:lastRenderedPageBreak/>
        <w:t>DELIVERABLES</w:t>
      </w:r>
    </w:p>
    <w:p w14:paraId="6BDDDB83" w14:textId="77777777" w:rsidR="009B145A" w:rsidRDefault="009B145A" w:rsidP="009A7FA8">
      <w:pPr>
        <w:pStyle w:val="pdq2pgselectionanchorcontainer"/>
        <w:ind w:firstLine="720"/>
      </w:pPr>
      <w:r>
        <w:t>At the end of the project, several deliverables will be provided to demonstrate the completion and functionality of the developed solution.</w:t>
      </w:r>
    </w:p>
    <w:p w14:paraId="393B2D1F" w14:textId="77777777" w:rsidR="009B145A" w:rsidRPr="0080423B" w:rsidRDefault="009B145A" w:rsidP="00B035C4">
      <w:pPr>
        <w:spacing w:line="360" w:lineRule="auto"/>
        <w:ind w:firstLine="720"/>
        <w:rPr>
          <w:b/>
          <w:bCs/>
          <w:lang w:val="fr-FR"/>
        </w:rPr>
      </w:pPr>
      <w:r w:rsidRPr="0080423B">
        <w:rPr>
          <w:b/>
          <w:bCs/>
          <w:lang w:val="fr-FR"/>
        </w:rPr>
        <w:t>1. Dissertation Report</w:t>
      </w:r>
    </w:p>
    <w:p w14:paraId="3B54365C" w14:textId="77777777" w:rsidR="009B145A" w:rsidRPr="0080423B" w:rsidRDefault="009B145A" w:rsidP="00B035C4">
      <w:pPr>
        <w:spacing w:line="360" w:lineRule="auto"/>
        <w:ind w:firstLine="720"/>
        <w:rPr>
          <w:b/>
          <w:bCs/>
          <w:lang w:val="fr-FR"/>
        </w:rPr>
      </w:pPr>
      <w:r w:rsidRPr="0080423B">
        <w:rPr>
          <w:b/>
          <w:bCs/>
          <w:lang w:val="fr-FR"/>
        </w:rPr>
        <w:t>2. Application</w:t>
      </w:r>
    </w:p>
    <w:p w14:paraId="72F838C0" w14:textId="77777777" w:rsidR="009B145A" w:rsidRPr="0080423B" w:rsidRDefault="009B145A" w:rsidP="00B035C4">
      <w:pPr>
        <w:spacing w:line="360" w:lineRule="auto"/>
        <w:ind w:firstLine="720"/>
        <w:rPr>
          <w:b/>
          <w:bCs/>
          <w:lang w:val="fr-FR"/>
        </w:rPr>
      </w:pPr>
      <w:r w:rsidRPr="0080423B">
        <w:rPr>
          <w:b/>
          <w:bCs/>
          <w:lang w:val="fr-FR"/>
        </w:rPr>
        <w:t>3. User Guide</w:t>
      </w:r>
    </w:p>
    <w:p w14:paraId="798A7A63" w14:textId="77777777" w:rsidR="009B145A" w:rsidRPr="0080423B" w:rsidRDefault="009B145A" w:rsidP="00B035C4">
      <w:pPr>
        <w:spacing w:line="360" w:lineRule="auto"/>
        <w:ind w:firstLine="720"/>
        <w:rPr>
          <w:b/>
          <w:bCs/>
          <w:lang w:val="fr-FR"/>
        </w:rPr>
      </w:pPr>
      <w:r w:rsidRPr="0080423B">
        <w:rPr>
          <w:b/>
          <w:bCs/>
          <w:lang w:val="fr-FR"/>
        </w:rPr>
        <w:t>4. Source Code Repository</w:t>
      </w:r>
    </w:p>
    <w:p w14:paraId="43A083E3" w14:textId="77777777" w:rsidR="009B145A" w:rsidRPr="00B035C4" w:rsidRDefault="009B145A" w:rsidP="00B035C4">
      <w:pPr>
        <w:spacing w:line="360" w:lineRule="auto"/>
        <w:ind w:firstLine="720"/>
        <w:rPr>
          <w:b/>
          <w:bCs/>
        </w:rPr>
      </w:pPr>
      <w:r w:rsidRPr="00B035C4">
        <w:rPr>
          <w:b/>
          <w:bCs/>
        </w:rPr>
        <w:t>5. PowerPoint Presentation</w:t>
      </w:r>
    </w:p>
    <w:p w14:paraId="7779656C" w14:textId="3FB4B858" w:rsidR="009B145A" w:rsidRDefault="009B145A">
      <w:pPr>
        <w:jc w:val="left"/>
      </w:pPr>
      <w:r>
        <w:br w:type="page"/>
      </w:r>
    </w:p>
    <w:p w14:paraId="1310D1DA" w14:textId="3CC85BEB" w:rsidR="00B60C4A" w:rsidRDefault="001561E1" w:rsidP="001561E1">
      <w:pPr>
        <w:pStyle w:val="Heading1"/>
      </w:pPr>
      <w:r>
        <w:lastRenderedPageBreak/>
        <w:t>CONCLUSION</w:t>
      </w:r>
    </w:p>
    <w:p w14:paraId="32E503D7" w14:textId="1D5FE0A3" w:rsidR="00384F7F" w:rsidRPr="00384F7F" w:rsidRDefault="00384F7F" w:rsidP="00B035C4">
      <w:pPr>
        <w:spacing w:line="360" w:lineRule="auto"/>
        <w:ind w:firstLine="720"/>
      </w:pPr>
      <w:r w:rsidRPr="00384F7F">
        <w:t>This specification book has allowed the definition of the main aspects of the project, starting from the identification of the problem and the objectives to be achieved, up to the functional and technical requirements of the proposed solution. It has provided a clear understanding of the needs of the users, the expected functionalities, the technological choices, the project constraints, and the deliverables that will be produced at the end of the development process.</w:t>
      </w:r>
      <w:r>
        <w:t xml:space="preserve"> </w:t>
      </w:r>
      <w:r w:rsidRPr="00384F7F">
        <w:t>Through this document, the scope of the project has been clearly established, serving as a reference framework for the design, implementation, and evaluation phases. The identified requirements will guide the development of the ERP application to ensure that the final solution meets the expectations in terms of usability, performance, security, and scalability.</w:t>
      </w:r>
      <w:r>
        <w:t xml:space="preserve"> </w:t>
      </w:r>
      <w:r w:rsidRPr="00384F7F">
        <w:t>Therefore, this specification book represents an essential foundation for the successful realization of the project, reducing uncertainties and providing a structured approach for the development of a reliable management solution adapted to the needs of small and medium-sized enterprises.</w:t>
      </w:r>
    </w:p>
    <w:p w14:paraId="456711D4" w14:textId="047889C0" w:rsidR="00DD6040" w:rsidRDefault="00DD6040">
      <w:pPr>
        <w:jc w:val="left"/>
      </w:pPr>
      <w:r>
        <w:br w:type="page"/>
      </w:r>
    </w:p>
    <w:p w14:paraId="1F492EA5" w14:textId="5032CC3C" w:rsidR="001561E1" w:rsidRDefault="00DD6040" w:rsidP="001561E1">
      <w:r>
        <w:rPr>
          <w:noProof/>
        </w:rPr>
        <w:lastRenderedPageBreak/>
        <mc:AlternateContent>
          <mc:Choice Requires="wps">
            <w:drawing>
              <wp:anchor distT="0" distB="0" distL="114300" distR="114300" simplePos="0" relativeHeight="251658262" behindDoc="0" locked="0" layoutInCell="1" allowOverlap="1" wp14:anchorId="47D1FBA7" wp14:editId="14826B27">
                <wp:simplePos x="0" y="0"/>
                <wp:positionH relativeFrom="margin">
                  <wp:align>center</wp:align>
                </wp:positionH>
                <wp:positionV relativeFrom="paragraph">
                  <wp:posOffset>2794908</wp:posOffset>
                </wp:positionV>
                <wp:extent cx="5215890" cy="2560320"/>
                <wp:effectExtent l="0" t="19050" r="22860" b="87630"/>
                <wp:wrapSquare wrapText="bothSides"/>
                <wp:docPr id="232138643" name="Flowchart: Preparation 22"/>
                <wp:cNvGraphicFramePr/>
                <a:graphic xmlns:a="http://schemas.openxmlformats.org/drawingml/2006/main">
                  <a:graphicData uri="http://schemas.microsoft.com/office/word/2010/wordprocessingShape">
                    <wps:wsp>
                      <wps:cNvSpPr/>
                      <wps:spPr>
                        <a:xfrm>
                          <a:off x="0" y="0"/>
                          <a:ext cx="5215890" cy="2560320"/>
                        </a:xfrm>
                        <a:custGeom>
                          <a:avLst/>
                          <a:gdLst>
                            <a:gd name="csX0" fmla="*/ 0 w 5215890"/>
                            <a:gd name="csY0" fmla="*/ 1280160 h 2560320"/>
                            <a:gd name="csX1" fmla="*/ 1043178 w 5215890"/>
                            <a:gd name="csY1" fmla="*/ 0 h 2560320"/>
                            <a:gd name="csX2" fmla="*/ 4172712 w 5215890"/>
                            <a:gd name="csY2" fmla="*/ 0 h 2560320"/>
                            <a:gd name="csX3" fmla="*/ 5215890 w 5215890"/>
                            <a:gd name="csY3" fmla="*/ 1280160 h 2560320"/>
                            <a:gd name="csX4" fmla="*/ 4172712 w 5215890"/>
                            <a:gd name="csY4" fmla="*/ 2560320 h 2560320"/>
                            <a:gd name="csX5" fmla="*/ 1043178 w 5215890"/>
                            <a:gd name="csY5" fmla="*/ 2560320 h 2560320"/>
                            <a:gd name="csX6" fmla="*/ 0 w 521589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5215890" h="2560320" fill="none" extrusionOk="0">
                              <a:moveTo>
                                <a:pt x="0" y="1280160"/>
                              </a:moveTo>
                              <a:cubicBezTo>
                                <a:pt x="473513" y="657498"/>
                                <a:pt x="664744" y="589474"/>
                                <a:pt x="1043178" y="0"/>
                              </a:cubicBezTo>
                              <a:cubicBezTo>
                                <a:pt x="2232152" y="-38581"/>
                                <a:pt x="3143416" y="63341"/>
                                <a:pt x="4172712" y="0"/>
                              </a:cubicBezTo>
                              <a:cubicBezTo>
                                <a:pt x="4392135" y="277530"/>
                                <a:pt x="5037513" y="864120"/>
                                <a:pt x="5215890" y="1280160"/>
                              </a:cubicBezTo>
                              <a:cubicBezTo>
                                <a:pt x="4959041" y="1671273"/>
                                <a:pt x="4398208" y="2289865"/>
                                <a:pt x="4172712" y="2560320"/>
                              </a:cubicBezTo>
                              <a:cubicBezTo>
                                <a:pt x="3377897" y="2641302"/>
                                <a:pt x="2080182" y="2632575"/>
                                <a:pt x="1043178" y="2560320"/>
                              </a:cubicBezTo>
                              <a:cubicBezTo>
                                <a:pt x="616424" y="2187028"/>
                                <a:pt x="382950" y="1743974"/>
                                <a:pt x="0" y="1280160"/>
                              </a:cubicBezTo>
                              <a:close/>
                            </a:path>
                            <a:path w="5215890" h="2560320" stroke="0" extrusionOk="0">
                              <a:moveTo>
                                <a:pt x="0" y="1280160"/>
                              </a:moveTo>
                              <a:cubicBezTo>
                                <a:pt x="541472" y="701828"/>
                                <a:pt x="862674" y="197440"/>
                                <a:pt x="1043178" y="0"/>
                              </a:cubicBezTo>
                              <a:cubicBezTo>
                                <a:pt x="1864540" y="132882"/>
                                <a:pt x="3833370" y="-84951"/>
                                <a:pt x="4172712" y="0"/>
                              </a:cubicBezTo>
                              <a:cubicBezTo>
                                <a:pt x="4390362" y="333651"/>
                                <a:pt x="5007883" y="893698"/>
                                <a:pt x="5215890" y="1280160"/>
                              </a:cubicBezTo>
                              <a:cubicBezTo>
                                <a:pt x="4810281" y="1560176"/>
                                <a:pt x="4581600" y="2235444"/>
                                <a:pt x="4172712" y="2560320"/>
                              </a:cubicBezTo>
                              <a:cubicBezTo>
                                <a:pt x="3734274" y="2609853"/>
                                <a:pt x="1565659" y="2575129"/>
                                <a:pt x="1043178" y="2560320"/>
                              </a:cubicBezTo>
                              <a:cubicBezTo>
                                <a:pt x="834956" y="2286831"/>
                                <a:pt x="131158" y="1550734"/>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7F05988E" w14:textId="275B9499" w:rsidR="00DD6040" w:rsidRPr="00C51A48" w:rsidRDefault="00DD6040" w:rsidP="00DD6040">
                            <w:pPr>
                              <w:jc w:val="center"/>
                              <w:rPr>
                                <w:b/>
                                <w:bCs/>
                                <w:sz w:val="40"/>
                                <w:szCs w:val="40"/>
                              </w:rPr>
                            </w:pPr>
                            <w:r w:rsidRPr="00C51A48">
                              <w:rPr>
                                <w:b/>
                                <w:bCs/>
                                <w:sz w:val="40"/>
                                <w:szCs w:val="40"/>
                              </w:rPr>
                              <w:t xml:space="preserve">FILE </w:t>
                            </w:r>
                            <w:r>
                              <w:rPr>
                                <w:b/>
                                <w:bCs/>
                                <w:sz w:val="40"/>
                                <w:szCs w:val="40"/>
                              </w:rPr>
                              <w:t>II</w:t>
                            </w:r>
                            <w:r w:rsidR="00942F70">
                              <w:rPr>
                                <w:b/>
                                <w:bCs/>
                                <w:sz w:val="40"/>
                                <w:szCs w:val="40"/>
                              </w:rPr>
                              <w:t>I</w:t>
                            </w:r>
                            <w:r w:rsidRPr="00C51A48">
                              <w:rPr>
                                <w:b/>
                                <w:bCs/>
                                <w:sz w:val="40"/>
                                <w:szCs w:val="40"/>
                              </w:rPr>
                              <w:t>: THE</w:t>
                            </w:r>
                            <w:r>
                              <w:rPr>
                                <w:b/>
                                <w:bCs/>
                                <w:sz w:val="40"/>
                                <w:szCs w:val="40"/>
                              </w:rPr>
                              <w:t xml:space="preserve"> </w:t>
                            </w:r>
                            <w:r w:rsidR="00E7766A">
                              <w:rPr>
                                <w:b/>
                                <w:bCs/>
                                <w:sz w:val="40"/>
                                <w:szCs w:val="40"/>
                              </w:rPr>
                              <w:t>ANALYSIS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1FBA7" id="_x0000_s1045" type="#_x0000_t117" style="position:absolute;left:0;text-align:left;margin-left:0;margin-top:220.05pt;width:410.7pt;height:201.6pt;z-index:25165826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" fillcolor="#3494ba [3204]" strokecolor="#07151b [484]" strokeweight="1pt">
                <v:stroke linestyle="thickThin"/>
                <v:textbox>
                  <w:txbxContent>
                    <w:p w14:paraId="7F05988E" w14:textId="275B9499" w:rsidR="00DD6040" w:rsidRPr="00C51A48" w:rsidRDefault="00DD6040" w:rsidP="00DD6040">
                      <w:pPr>
                        <w:jc w:val="center"/>
                        <w:rPr>
                          <w:b/>
                          <w:bCs/>
                          <w:sz w:val="40"/>
                          <w:szCs w:val="40"/>
                        </w:rPr>
                      </w:pPr>
                      <w:r w:rsidRPr="00C51A48">
                        <w:rPr>
                          <w:b/>
                          <w:bCs/>
                          <w:sz w:val="40"/>
                          <w:szCs w:val="40"/>
                        </w:rPr>
                        <w:t xml:space="preserve">FILE </w:t>
                      </w:r>
                      <w:r>
                        <w:rPr>
                          <w:b/>
                          <w:bCs/>
                          <w:sz w:val="40"/>
                          <w:szCs w:val="40"/>
                        </w:rPr>
                        <w:t>II</w:t>
                      </w:r>
                      <w:r w:rsidR="00942F70">
                        <w:rPr>
                          <w:b/>
                          <w:bCs/>
                          <w:sz w:val="40"/>
                          <w:szCs w:val="40"/>
                        </w:rPr>
                        <w:t>I</w:t>
                      </w:r>
                      <w:r w:rsidRPr="00C51A48">
                        <w:rPr>
                          <w:b/>
                          <w:bCs/>
                          <w:sz w:val="40"/>
                          <w:szCs w:val="40"/>
                        </w:rPr>
                        <w:t>: THE</w:t>
                      </w:r>
                      <w:r>
                        <w:rPr>
                          <w:b/>
                          <w:bCs/>
                          <w:sz w:val="40"/>
                          <w:szCs w:val="40"/>
                        </w:rPr>
                        <w:t xml:space="preserve"> </w:t>
                      </w:r>
                      <w:r w:rsidR="00E7766A">
                        <w:rPr>
                          <w:b/>
                          <w:bCs/>
                          <w:sz w:val="40"/>
                          <w:szCs w:val="40"/>
                        </w:rPr>
                        <w:t>ANALYSIS FILE</w:t>
                      </w:r>
                    </w:p>
                  </w:txbxContent>
                </v:textbox>
                <w10:wrap type="square" anchorx="margin"/>
              </v:shape>
            </w:pict>
          </mc:Fallback>
        </mc:AlternateContent>
      </w:r>
    </w:p>
    <w:p w14:paraId="49A53F10" w14:textId="77777777" w:rsidR="00E7766A" w:rsidRPr="00E7766A" w:rsidRDefault="00E7766A" w:rsidP="00E7766A"/>
    <w:p w14:paraId="040F2C14" w14:textId="77777777" w:rsidR="00E7766A" w:rsidRPr="00E7766A" w:rsidRDefault="00E7766A" w:rsidP="00E7766A"/>
    <w:p w14:paraId="7DC80882" w14:textId="77777777" w:rsidR="00E7766A" w:rsidRPr="00E7766A" w:rsidRDefault="00E7766A" w:rsidP="00E7766A"/>
    <w:p w14:paraId="2F8FAB3B" w14:textId="77777777" w:rsidR="00E7766A" w:rsidRPr="00E7766A" w:rsidRDefault="00E7766A" w:rsidP="00E7766A"/>
    <w:p w14:paraId="253D0248" w14:textId="77777777" w:rsidR="00E7766A" w:rsidRPr="00E7766A" w:rsidRDefault="00E7766A" w:rsidP="00E7766A"/>
    <w:p w14:paraId="35CCC5D1" w14:textId="77777777" w:rsidR="00E7766A" w:rsidRPr="00E7766A" w:rsidRDefault="00E7766A" w:rsidP="00E7766A"/>
    <w:p w14:paraId="6C851741" w14:textId="77777777" w:rsidR="00E7766A" w:rsidRPr="00E7766A" w:rsidRDefault="00E7766A" w:rsidP="00E7766A"/>
    <w:p w14:paraId="71672223" w14:textId="77777777" w:rsidR="00E7766A" w:rsidRPr="00E7766A" w:rsidRDefault="00E7766A" w:rsidP="00E7766A"/>
    <w:p w14:paraId="2F74BF70" w14:textId="77777777" w:rsidR="00E7766A" w:rsidRPr="00E7766A" w:rsidRDefault="00E7766A" w:rsidP="00E7766A"/>
    <w:p w14:paraId="4B34308A" w14:textId="77777777" w:rsidR="00E7766A" w:rsidRPr="00E7766A" w:rsidRDefault="00E7766A" w:rsidP="00E7766A"/>
    <w:p w14:paraId="5501AF8C" w14:textId="77777777" w:rsidR="00E7766A" w:rsidRPr="00E7766A" w:rsidRDefault="00E7766A" w:rsidP="00E7766A"/>
    <w:p w14:paraId="0D8280C2" w14:textId="77777777" w:rsidR="00E7766A" w:rsidRPr="00E7766A" w:rsidRDefault="00E7766A" w:rsidP="00E7766A"/>
    <w:p w14:paraId="2089D3B4" w14:textId="77777777" w:rsidR="00E7766A" w:rsidRPr="00E7766A" w:rsidRDefault="00E7766A" w:rsidP="00E7766A"/>
    <w:p w14:paraId="17E648C3" w14:textId="77777777" w:rsidR="00E7766A" w:rsidRPr="00E7766A" w:rsidRDefault="00E7766A" w:rsidP="00E7766A"/>
    <w:p w14:paraId="30CB1F2D" w14:textId="77777777" w:rsidR="00E7766A" w:rsidRPr="00E7766A" w:rsidRDefault="00E7766A" w:rsidP="00E7766A"/>
    <w:p w14:paraId="405A0F86" w14:textId="77777777" w:rsidR="00E7766A" w:rsidRPr="00E7766A" w:rsidRDefault="00E7766A" w:rsidP="00E7766A"/>
    <w:p w14:paraId="0D4E0756" w14:textId="77777777" w:rsidR="00E7766A" w:rsidRPr="00E7766A" w:rsidRDefault="00E7766A" w:rsidP="00E7766A"/>
    <w:p w14:paraId="097EFAFB" w14:textId="77777777" w:rsidR="00E7766A" w:rsidRDefault="00E7766A" w:rsidP="00E7766A"/>
    <w:p w14:paraId="2D6F009F" w14:textId="77777777" w:rsidR="00E7766A" w:rsidRDefault="00E7766A" w:rsidP="00E7766A"/>
    <w:p w14:paraId="04242E79" w14:textId="77777777" w:rsidR="00E7766A" w:rsidRDefault="00E7766A" w:rsidP="00E7766A"/>
    <w:p w14:paraId="4FC60495" w14:textId="6FEC7F5A" w:rsidR="00E7766A" w:rsidRDefault="00E7766A" w:rsidP="00E7766A">
      <w:pPr>
        <w:tabs>
          <w:tab w:val="left" w:pos="7125"/>
        </w:tabs>
      </w:pPr>
      <w:r>
        <w:tab/>
      </w:r>
    </w:p>
    <w:p w14:paraId="4E25C493" w14:textId="265FEB96" w:rsidR="00FB5FDD" w:rsidRDefault="00E7766A" w:rsidP="00FB5FDD">
      <w:pPr>
        <w:pStyle w:val="Style1"/>
      </w:pPr>
      <w:r>
        <w:br w:type="page"/>
      </w:r>
      <w:r w:rsidR="00FB5FDD">
        <w:lastRenderedPageBreak/>
        <w:t>Preamble</w:t>
      </w:r>
    </w:p>
    <w:p w14:paraId="4A04996E" w14:textId="1217B33F" w:rsidR="00E52937" w:rsidRPr="00E52937" w:rsidRDefault="00876AA4" w:rsidP="0080423B">
      <w:pPr>
        <w:spacing w:line="360" w:lineRule="auto"/>
      </w:pPr>
      <w:r>
        <w:tab/>
      </w:r>
      <w:r w:rsidR="00E52937" w:rsidRPr="00E52937">
        <w:t xml:space="preserve">The main objective of the analysis phase is to capture the user's need, the delimitation of the field of study, and to have a clear understanding of the system in study. To achieve this, we will use </w:t>
      </w:r>
      <w:r w:rsidR="00E52937" w:rsidRPr="0080423B">
        <w:rPr>
          <w:b/>
          <w:bCs/>
        </w:rPr>
        <w:t>UML</w:t>
      </w:r>
      <w:r w:rsidR="00385A9E">
        <w:t xml:space="preserve"> (Unified Modelling Language)</w:t>
      </w:r>
      <w:r w:rsidR="00E52937" w:rsidRPr="00E52937">
        <w:t xml:space="preserve"> and </w:t>
      </w:r>
      <w:r w:rsidR="00974939" w:rsidRPr="0080423B">
        <w:rPr>
          <w:b/>
          <w:bCs/>
        </w:rPr>
        <w:t>2TUP</w:t>
      </w:r>
      <w:r w:rsidR="00E52937" w:rsidRPr="00E52937">
        <w:t xml:space="preserve"> </w:t>
      </w:r>
      <w:r w:rsidR="00974939">
        <w:t>(2 Track</w:t>
      </w:r>
      <w:r w:rsidR="00E52937" w:rsidRPr="00E52937">
        <w:t xml:space="preserve"> Unified Process</w:t>
      </w:r>
      <w:r w:rsidR="00974939">
        <w:t>)</w:t>
      </w:r>
      <w:r w:rsidR="00E52937" w:rsidRPr="00E52937">
        <w:t xml:space="preserve"> as a method applied to UML to analyze the system. We will start by doing a comparison between </w:t>
      </w:r>
      <w:r w:rsidR="00E52937" w:rsidRPr="0080423B">
        <w:rPr>
          <w:b/>
          <w:bCs/>
        </w:rPr>
        <w:t>UML</w:t>
      </w:r>
      <w:r w:rsidR="00E52937" w:rsidRPr="00E52937">
        <w:t xml:space="preserve"> and </w:t>
      </w:r>
      <w:proofErr w:type="spellStart"/>
      <w:r w:rsidR="00E52937" w:rsidRPr="0080423B">
        <w:rPr>
          <w:b/>
          <w:bCs/>
        </w:rPr>
        <w:t>Merise</w:t>
      </w:r>
      <w:proofErr w:type="spellEnd"/>
      <w:r w:rsidR="00E52937" w:rsidRPr="00E52937">
        <w:t>, of various unified processes, and lastly, we will present the modeling of the solution we propose in Bracket our software.</w:t>
      </w:r>
    </w:p>
    <w:p w14:paraId="50318E28" w14:textId="2D7EE602" w:rsidR="00876AA4" w:rsidRDefault="00D3599F" w:rsidP="0080423B">
      <w:pPr>
        <w:pStyle w:val="Style1"/>
      </w:pPr>
      <w:r>
        <w:t>Content overview</w:t>
      </w:r>
    </w:p>
    <w:p w14:paraId="370D5C60" w14:textId="38FF658B" w:rsidR="00D3599F" w:rsidRPr="00D3599F" w:rsidRDefault="00D3599F" w:rsidP="00D3599F">
      <w:r>
        <w:rPr>
          <w:noProof/>
        </w:rPr>
        <mc:AlternateContent>
          <mc:Choice Requires="wps">
            <w:drawing>
              <wp:anchor distT="0" distB="0" distL="114300" distR="114300" simplePos="0" relativeHeight="251658263" behindDoc="0" locked="0" layoutInCell="1" allowOverlap="1" wp14:anchorId="59E507A1" wp14:editId="38E7560B">
                <wp:simplePos x="0" y="0"/>
                <wp:positionH relativeFrom="margin">
                  <wp:align>right</wp:align>
                </wp:positionH>
                <wp:positionV relativeFrom="paragraph">
                  <wp:posOffset>251460</wp:posOffset>
                </wp:positionV>
                <wp:extent cx="6057900" cy="5054600"/>
                <wp:effectExtent l="0" t="19050" r="38100" b="127000"/>
                <wp:wrapNone/>
                <wp:docPr id="674123946"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DA218E7" w14:textId="77777777" w:rsidR="00D3599F" w:rsidRDefault="00D3599F" w:rsidP="00D3599F">
                            <w:pPr>
                              <w:pStyle w:val="Content"/>
                            </w:pPr>
                            <w:r>
                              <w:t>INTRODUCTION</w:t>
                            </w:r>
                          </w:p>
                          <w:p w14:paraId="50B01629" w14:textId="6A56FC8D" w:rsidR="00EF7FB2" w:rsidRDefault="00EF7FB2" w:rsidP="0080103F">
                            <w:pPr>
                              <w:pStyle w:val="Content"/>
                              <w:numPr>
                                <w:ilvl w:val="0"/>
                                <w:numId w:val="26"/>
                              </w:numPr>
                              <w:rPr>
                                <w:b w:val="0"/>
                                <w:bCs/>
                              </w:rPr>
                            </w:pPr>
                            <w:r>
                              <w:rPr>
                                <w:b w:val="0"/>
                                <w:bCs/>
                              </w:rPr>
                              <w:t>METHODOLOGY</w:t>
                            </w:r>
                          </w:p>
                          <w:p w14:paraId="00D648B1" w14:textId="08A3A935" w:rsidR="00E723A3" w:rsidRDefault="00E723A3" w:rsidP="0080103F">
                            <w:pPr>
                              <w:pStyle w:val="Content"/>
                              <w:numPr>
                                <w:ilvl w:val="1"/>
                                <w:numId w:val="26"/>
                              </w:numPr>
                              <w:rPr>
                                <w:b w:val="0"/>
                                <w:bCs/>
                              </w:rPr>
                            </w:pPr>
                            <w:r>
                              <w:rPr>
                                <w:b w:val="0"/>
                                <w:bCs/>
                              </w:rPr>
                              <w:t xml:space="preserve">Comparative study of UML and </w:t>
                            </w:r>
                            <w:proofErr w:type="spellStart"/>
                            <w:r>
                              <w:rPr>
                                <w:b w:val="0"/>
                                <w:bCs/>
                              </w:rPr>
                              <w:t>Merise</w:t>
                            </w:r>
                            <w:proofErr w:type="spellEnd"/>
                          </w:p>
                          <w:p w14:paraId="39D84834" w14:textId="24282F5D" w:rsidR="00E723A3" w:rsidRDefault="008505F8" w:rsidP="0080103F">
                            <w:pPr>
                              <w:pStyle w:val="Content"/>
                              <w:numPr>
                                <w:ilvl w:val="1"/>
                                <w:numId w:val="26"/>
                              </w:numPr>
                              <w:rPr>
                                <w:b w:val="0"/>
                                <w:bCs/>
                              </w:rPr>
                            </w:pPr>
                            <w:r>
                              <w:rPr>
                                <w:b w:val="0"/>
                                <w:bCs/>
                              </w:rPr>
                              <w:t>Comparative study of Unified Processes</w:t>
                            </w:r>
                          </w:p>
                          <w:p w14:paraId="0AF08C28" w14:textId="617A7B59" w:rsidR="00122E1B" w:rsidRDefault="00122E1B" w:rsidP="0080103F">
                            <w:pPr>
                              <w:pStyle w:val="Content"/>
                              <w:numPr>
                                <w:ilvl w:val="1"/>
                                <w:numId w:val="26"/>
                              </w:numPr>
                              <w:rPr>
                                <w:b w:val="0"/>
                                <w:bCs/>
                              </w:rPr>
                            </w:pPr>
                            <w:r>
                              <w:rPr>
                                <w:b w:val="0"/>
                                <w:bCs/>
                              </w:rPr>
                              <w:t>Justification of the method of analysis</w:t>
                            </w:r>
                          </w:p>
                          <w:p w14:paraId="6D7696E3" w14:textId="40A31FB0" w:rsidR="008505F8" w:rsidRDefault="003C4B2F" w:rsidP="0080103F">
                            <w:pPr>
                              <w:pStyle w:val="Content"/>
                              <w:numPr>
                                <w:ilvl w:val="0"/>
                                <w:numId w:val="26"/>
                              </w:numPr>
                              <w:rPr>
                                <w:b w:val="0"/>
                                <w:bCs/>
                              </w:rPr>
                            </w:pPr>
                            <w:r>
                              <w:rPr>
                                <w:b w:val="0"/>
                                <w:bCs/>
                              </w:rPr>
                              <w:t>MODELLING OF THE PROPOSED</w:t>
                            </w:r>
                            <w:r w:rsidR="009E1BE3">
                              <w:rPr>
                                <w:b w:val="0"/>
                                <w:bCs/>
                              </w:rPr>
                              <w:t xml:space="preserve">    </w:t>
                            </w:r>
                            <w:r>
                              <w:rPr>
                                <w:b w:val="0"/>
                                <w:bCs/>
                              </w:rPr>
                              <w:t xml:space="preserve">   </w:t>
                            </w:r>
                            <w:r w:rsidR="000D06EE">
                              <w:rPr>
                                <w:b w:val="0"/>
                                <w:bCs/>
                              </w:rPr>
                              <w:t xml:space="preserve"> </w:t>
                            </w:r>
                            <w:r>
                              <w:rPr>
                                <w:b w:val="0"/>
                                <w:bCs/>
                              </w:rPr>
                              <w:t>SOLUTION</w:t>
                            </w:r>
                          </w:p>
                          <w:p w14:paraId="628C7D52" w14:textId="77777777" w:rsidR="00D3599F" w:rsidRDefault="00D3599F" w:rsidP="00D3599F">
                            <w:pPr>
                              <w:pStyle w:val="Content"/>
                            </w:pPr>
                            <w:r>
                              <w:t>CONCLUSION</w:t>
                            </w:r>
                          </w:p>
                          <w:p w14:paraId="42B09459" w14:textId="77777777" w:rsidR="00D3599F" w:rsidRDefault="00D3599F" w:rsidP="00D3599F">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507A1" id="_x0000_s1046" type="#_x0000_t97" style="position:absolute;left:0;text-align:left;margin-left:425.8pt;margin-top:19.8pt;width:477pt;height:398pt;z-index:25165826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pXoAR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" fillcolor="#3494ba [3204]" strokecolor="#07151b [484]" strokeweight="1pt">
                <v:textbox>
                  <w:txbxContent>
                    <w:p w14:paraId="3DA218E7" w14:textId="77777777" w:rsidR="00D3599F" w:rsidRDefault="00D3599F" w:rsidP="00D3599F">
                      <w:pPr>
                        <w:pStyle w:val="Content"/>
                      </w:pPr>
                      <w:r>
                        <w:t>INTRODUCTION</w:t>
                      </w:r>
                    </w:p>
                    <w:p w14:paraId="50B01629" w14:textId="6A56FC8D" w:rsidR="00EF7FB2" w:rsidRDefault="00EF7FB2" w:rsidP="0080103F">
                      <w:pPr>
                        <w:pStyle w:val="Content"/>
                        <w:numPr>
                          <w:ilvl w:val="0"/>
                          <w:numId w:val="26"/>
                        </w:numPr>
                        <w:rPr>
                          <w:b w:val="0"/>
                          <w:bCs/>
                        </w:rPr>
                      </w:pPr>
                      <w:r>
                        <w:rPr>
                          <w:b w:val="0"/>
                          <w:bCs/>
                        </w:rPr>
                        <w:t>METHODOLOGY</w:t>
                      </w:r>
                    </w:p>
                    <w:p w14:paraId="00D648B1" w14:textId="08A3A935" w:rsidR="00E723A3" w:rsidRDefault="00E723A3" w:rsidP="0080103F">
                      <w:pPr>
                        <w:pStyle w:val="Content"/>
                        <w:numPr>
                          <w:ilvl w:val="1"/>
                          <w:numId w:val="26"/>
                        </w:numPr>
                        <w:rPr>
                          <w:b w:val="0"/>
                          <w:bCs/>
                        </w:rPr>
                      </w:pPr>
                      <w:r>
                        <w:rPr>
                          <w:b w:val="0"/>
                          <w:bCs/>
                        </w:rPr>
                        <w:t xml:space="preserve">Comparative study of UML and </w:t>
                      </w:r>
                      <w:proofErr w:type="spellStart"/>
                      <w:r>
                        <w:rPr>
                          <w:b w:val="0"/>
                          <w:bCs/>
                        </w:rPr>
                        <w:t>Merise</w:t>
                      </w:r>
                      <w:proofErr w:type="spellEnd"/>
                    </w:p>
                    <w:p w14:paraId="39D84834" w14:textId="24282F5D" w:rsidR="00E723A3" w:rsidRDefault="008505F8" w:rsidP="0080103F">
                      <w:pPr>
                        <w:pStyle w:val="Content"/>
                        <w:numPr>
                          <w:ilvl w:val="1"/>
                          <w:numId w:val="26"/>
                        </w:numPr>
                        <w:rPr>
                          <w:b w:val="0"/>
                          <w:bCs/>
                        </w:rPr>
                      </w:pPr>
                      <w:r>
                        <w:rPr>
                          <w:b w:val="0"/>
                          <w:bCs/>
                        </w:rPr>
                        <w:t>Comparative study of Unified Processes</w:t>
                      </w:r>
                    </w:p>
                    <w:p w14:paraId="0AF08C28" w14:textId="617A7B59" w:rsidR="00122E1B" w:rsidRDefault="00122E1B" w:rsidP="0080103F">
                      <w:pPr>
                        <w:pStyle w:val="Content"/>
                        <w:numPr>
                          <w:ilvl w:val="1"/>
                          <w:numId w:val="26"/>
                        </w:numPr>
                        <w:rPr>
                          <w:b w:val="0"/>
                          <w:bCs/>
                        </w:rPr>
                      </w:pPr>
                      <w:r>
                        <w:rPr>
                          <w:b w:val="0"/>
                          <w:bCs/>
                        </w:rPr>
                        <w:t>Justification of the method of analysis</w:t>
                      </w:r>
                    </w:p>
                    <w:p w14:paraId="6D7696E3" w14:textId="40A31FB0" w:rsidR="008505F8" w:rsidRDefault="003C4B2F" w:rsidP="0080103F">
                      <w:pPr>
                        <w:pStyle w:val="Content"/>
                        <w:numPr>
                          <w:ilvl w:val="0"/>
                          <w:numId w:val="26"/>
                        </w:numPr>
                        <w:rPr>
                          <w:b w:val="0"/>
                          <w:bCs/>
                        </w:rPr>
                      </w:pPr>
                      <w:r>
                        <w:rPr>
                          <w:b w:val="0"/>
                          <w:bCs/>
                        </w:rPr>
                        <w:t>MODELLING OF THE PROPOSED</w:t>
                      </w:r>
                      <w:r w:rsidR="009E1BE3">
                        <w:rPr>
                          <w:b w:val="0"/>
                          <w:bCs/>
                        </w:rPr>
                        <w:t xml:space="preserve">    </w:t>
                      </w:r>
                      <w:r>
                        <w:rPr>
                          <w:b w:val="0"/>
                          <w:bCs/>
                        </w:rPr>
                        <w:t xml:space="preserve">   </w:t>
                      </w:r>
                      <w:r w:rsidR="000D06EE">
                        <w:rPr>
                          <w:b w:val="0"/>
                          <w:bCs/>
                        </w:rPr>
                        <w:t xml:space="preserve"> </w:t>
                      </w:r>
                      <w:r>
                        <w:rPr>
                          <w:b w:val="0"/>
                          <w:bCs/>
                        </w:rPr>
                        <w:t>SOLUTION</w:t>
                      </w:r>
                    </w:p>
                    <w:p w14:paraId="628C7D52" w14:textId="77777777" w:rsidR="00D3599F" w:rsidRDefault="00D3599F" w:rsidP="00D3599F">
                      <w:pPr>
                        <w:pStyle w:val="Content"/>
                      </w:pPr>
                      <w:r>
                        <w:t>CONCLUSION</w:t>
                      </w:r>
                    </w:p>
                    <w:p w14:paraId="42B09459" w14:textId="77777777" w:rsidR="00D3599F" w:rsidRDefault="00D3599F" w:rsidP="00D3599F">
                      <w:pPr>
                        <w:pStyle w:val="Content"/>
                      </w:pPr>
                    </w:p>
                  </w:txbxContent>
                </v:textbox>
                <w10:wrap anchorx="margin"/>
              </v:shape>
            </w:pict>
          </mc:Fallback>
        </mc:AlternateContent>
      </w:r>
    </w:p>
    <w:p w14:paraId="2740D4CC" w14:textId="2178F944" w:rsidR="00876AA4" w:rsidRDefault="00876AA4" w:rsidP="00FB5FDD"/>
    <w:p w14:paraId="70F38B05" w14:textId="77777777" w:rsidR="000D06EE" w:rsidRPr="000D06EE" w:rsidRDefault="000D06EE" w:rsidP="000D06EE"/>
    <w:p w14:paraId="27220581" w14:textId="77777777" w:rsidR="000D06EE" w:rsidRPr="000D06EE" w:rsidRDefault="000D06EE" w:rsidP="000D06EE"/>
    <w:p w14:paraId="4D5BA1D9" w14:textId="77777777" w:rsidR="000D06EE" w:rsidRPr="000D06EE" w:rsidRDefault="000D06EE" w:rsidP="000D06EE"/>
    <w:p w14:paraId="3AD3EB18" w14:textId="77777777" w:rsidR="000D06EE" w:rsidRPr="000D06EE" w:rsidRDefault="000D06EE" w:rsidP="000D06EE"/>
    <w:p w14:paraId="590FE1F5" w14:textId="77777777" w:rsidR="000D06EE" w:rsidRPr="000D06EE" w:rsidRDefault="000D06EE" w:rsidP="000D06EE"/>
    <w:p w14:paraId="613F39CE" w14:textId="77777777" w:rsidR="000D06EE" w:rsidRPr="000D06EE" w:rsidRDefault="000D06EE" w:rsidP="000D06EE"/>
    <w:p w14:paraId="09EE2B09" w14:textId="77777777" w:rsidR="000D06EE" w:rsidRPr="000D06EE" w:rsidRDefault="000D06EE" w:rsidP="000D06EE"/>
    <w:p w14:paraId="3BFE4DBB" w14:textId="77777777" w:rsidR="000D06EE" w:rsidRPr="000D06EE" w:rsidRDefault="000D06EE" w:rsidP="000D06EE"/>
    <w:p w14:paraId="56F171FB" w14:textId="77777777" w:rsidR="000D06EE" w:rsidRPr="000D06EE" w:rsidRDefault="000D06EE" w:rsidP="000D06EE"/>
    <w:p w14:paraId="4CEEED25" w14:textId="77777777" w:rsidR="000D06EE" w:rsidRPr="000D06EE" w:rsidRDefault="000D06EE" w:rsidP="000D06EE"/>
    <w:p w14:paraId="4BB15DB0" w14:textId="77777777" w:rsidR="000D06EE" w:rsidRPr="000D06EE" w:rsidRDefault="000D06EE" w:rsidP="000D06EE"/>
    <w:p w14:paraId="10F5F980" w14:textId="77777777" w:rsidR="000D06EE" w:rsidRPr="000D06EE" w:rsidRDefault="000D06EE" w:rsidP="000D06EE"/>
    <w:p w14:paraId="60621AAA" w14:textId="77777777" w:rsidR="000D06EE" w:rsidRPr="000D06EE" w:rsidRDefault="000D06EE" w:rsidP="000D06EE"/>
    <w:p w14:paraId="2CE45EDA" w14:textId="77777777" w:rsidR="000D06EE" w:rsidRPr="000D06EE" w:rsidRDefault="000D06EE" w:rsidP="000D06EE"/>
    <w:p w14:paraId="36C44D0C" w14:textId="77777777" w:rsidR="000D06EE" w:rsidRPr="000D06EE" w:rsidRDefault="000D06EE" w:rsidP="000D06EE"/>
    <w:p w14:paraId="798615E8" w14:textId="77777777" w:rsidR="000D06EE" w:rsidRDefault="000D06EE" w:rsidP="000D06EE"/>
    <w:p w14:paraId="2467A2A9" w14:textId="77777777" w:rsidR="000D06EE" w:rsidRDefault="000D06EE" w:rsidP="000D06EE"/>
    <w:p w14:paraId="4BA0FB56" w14:textId="77777777" w:rsidR="006104E3" w:rsidRDefault="006104E3" w:rsidP="006104E3">
      <w:pPr>
        <w:pStyle w:val="Heading1"/>
      </w:pPr>
      <w:r>
        <w:lastRenderedPageBreak/>
        <w:t>INTRODUCTION</w:t>
      </w:r>
    </w:p>
    <w:p w14:paraId="3E5C9083" w14:textId="77777777" w:rsidR="00F47FCD" w:rsidRDefault="006104E3" w:rsidP="006104E3">
      <w:pPr>
        <w:spacing w:line="360" w:lineRule="auto"/>
        <w:ind w:firstLine="720"/>
      </w:pPr>
      <w:r w:rsidRPr="006104E3">
        <w:t>The analysis book permits us to examine in an explicit way the existing system, it’s limitations and how we can remedy them. We will also describe in details the modeling language known as UML (Unified Modeling Language) which is coupled with Two Tract Unified Process (2TUP) to form a method and its justification why we decided to use it in preference of another. then we will dive directly into the modeling of the proposed solution consisting of diagrams that meets the requirements of the functional needs.</w:t>
      </w:r>
    </w:p>
    <w:p w14:paraId="0473F4C9" w14:textId="77777777" w:rsidR="00F47FCD" w:rsidRDefault="00F47FCD">
      <w:pPr>
        <w:jc w:val="left"/>
      </w:pPr>
      <w:r>
        <w:br w:type="page"/>
      </w:r>
    </w:p>
    <w:p w14:paraId="01E7B485" w14:textId="77777777" w:rsidR="00F47FCD" w:rsidRDefault="00F47FCD" w:rsidP="0080103F">
      <w:pPr>
        <w:pStyle w:val="Heading1"/>
        <w:numPr>
          <w:ilvl w:val="1"/>
          <w:numId w:val="25"/>
        </w:numPr>
      </w:pPr>
      <w:r>
        <w:lastRenderedPageBreak/>
        <w:t>PRESENTATION OF THE ANALYSIS METHOD</w:t>
      </w:r>
    </w:p>
    <w:p w14:paraId="6198C15E" w14:textId="77777777" w:rsidR="00EF1D3D" w:rsidRDefault="00EF1D3D" w:rsidP="0080103F">
      <w:pPr>
        <w:pStyle w:val="Heading2"/>
        <w:numPr>
          <w:ilvl w:val="0"/>
          <w:numId w:val="27"/>
        </w:numPr>
      </w:pPr>
      <w:r>
        <w:t>Comparative study of UML and MERISE</w:t>
      </w:r>
    </w:p>
    <w:p w14:paraId="13F72FE2" w14:textId="47C675C9" w:rsidR="000D06EE" w:rsidRDefault="00C46E27" w:rsidP="0080103F">
      <w:pPr>
        <w:pStyle w:val="Heading3"/>
        <w:numPr>
          <w:ilvl w:val="2"/>
          <w:numId w:val="25"/>
        </w:numPr>
      </w:pPr>
      <w:r>
        <w:t xml:space="preserve">Modeling with </w:t>
      </w:r>
      <w:proofErr w:type="spellStart"/>
      <w:r>
        <w:t>Merise</w:t>
      </w:r>
      <w:proofErr w:type="spellEnd"/>
    </w:p>
    <w:p w14:paraId="0C2459FA" w14:textId="6477EB46" w:rsidR="00FE1A0D" w:rsidRDefault="00FE1A0D" w:rsidP="00FE1A0D">
      <w:pPr>
        <w:spacing w:line="360" w:lineRule="auto"/>
        <w:ind w:firstLine="720"/>
      </w:pPr>
      <w:r w:rsidRPr="0080423B">
        <w:rPr>
          <w:lang w:val="fr-FR"/>
        </w:rPr>
        <w:t xml:space="preserve">MERISE stands for “Méthode d’Etude et de Réalisation Informatique pour des Systèmes d’Entreprise”. </w:t>
      </w:r>
      <w:r w:rsidRPr="00FE1A0D">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4012734B" w14:textId="3764EE4A" w:rsidR="00010718" w:rsidRDefault="00010718" w:rsidP="0080103F">
      <w:pPr>
        <w:pStyle w:val="Heading3"/>
        <w:numPr>
          <w:ilvl w:val="2"/>
          <w:numId w:val="25"/>
        </w:numPr>
      </w:pPr>
      <w:r>
        <w:t>Modeling with UML</w:t>
      </w:r>
    </w:p>
    <w:p w14:paraId="0411994F" w14:textId="3178B25D" w:rsidR="000D06EE" w:rsidRDefault="00010718" w:rsidP="009A7FA8">
      <w:pPr>
        <w:spacing w:line="360" w:lineRule="auto"/>
        <w:ind w:firstLine="720"/>
      </w:pPr>
      <w:r w:rsidRPr="00010718">
        <w:t xml:space="preserve">The unified modeling language (UML) is a general purpose, developmental modeling language in the field of software engineering that is intended to provide a standard way to visualize the design of a system. The Unified Modeling Language (UML) was standardized in January 1997 by the Object Management Group (OMG) which is an American association created in 1989 and aims to promote and standardize the object model in all its forms. In 2005, UML was also published by the international organization for standardization (ISO) as an approved ISO standard. UML since 2015 is in its version 2.5. This version consists of fourteen diagrams classified into structural and behavioral diagrams </w:t>
      </w:r>
    </w:p>
    <w:p w14:paraId="22B0B34A" w14:textId="5625417D" w:rsidR="00C9227B" w:rsidRDefault="00454106" w:rsidP="0080103F">
      <w:pPr>
        <w:pStyle w:val="Heading4"/>
        <w:numPr>
          <w:ilvl w:val="3"/>
          <w:numId w:val="25"/>
        </w:numPr>
      </w:pPr>
      <w:r>
        <w:t xml:space="preserve">Static or </w:t>
      </w:r>
      <w:r w:rsidR="00C9227B" w:rsidRPr="00C9227B">
        <w:t xml:space="preserve">Structural Diagrams </w:t>
      </w:r>
    </w:p>
    <w:p w14:paraId="4502CA30" w14:textId="77777777" w:rsidR="00C9227B" w:rsidRDefault="00C9227B" w:rsidP="0080423B">
      <w:pPr>
        <w:tabs>
          <w:tab w:val="left" w:pos="975"/>
        </w:tabs>
        <w:spacing w:line="360" w:lineRule="auto"/>
      </w:pPr>
      <w:r w:rsidRPr="00C9227B">
        <w:t xml:space="preserve">Structural diagram represents the static components of a system; they emphasize on what should be in the system we are modeling. They include: </w:t>
      </w:r>
    </w:p>
    <w:p w14:paraId="12992933" w14:textId="419CE019" w:rsidR="00C9227B" w:rsidRDefault="00C9227B" w:rsidP="0080103F">
      <w:pPr>
        <w:pStyle w:val="ListParagraph"/>
        <w:numPr>
          <w:ilvl w:val="0"/>
          <w:numId w:val="28"/>
        </w:numPr>
        <w:tabs>
          <w:tab w:val="left" w:pos="975"/>
        </w:tabs>
        <w:spacing w:line="360" w:lineRule="auto"/>
      </w:pPr>
      <w:r w:rsidRPr="00C9227B">
        <w:t xml:space="preserve">Class diagram </w:t>
      </w:r>
    </w:p>
    <w:p w14:paraId="733E4E14" w14:textId="77777777" w:rsidR="00C9227B" w:rsidRDefault="00C9227B" w:rsidP="0080103F">
      <w:pPr>
        <w:pStyle w:val="ListParagraph"/>
        <w:numPr>
          <w:ilvl w:val="0"/>
          <w:numId w:val="28"/>
        </w:numPr>
        <w:tabs>
          <w:tab w:val="left" w:pos="975"/>
        </w:tabs>
        <w:spacing w:line="360" w:lineRule="auto"/>
      </w:pPr>
      <w:r w:rsidRPr="00C9227B">
        <w:t xml:space="preserve">Object diagram </w:t>
      </w:r>
    </w:p>
    <w:p w14:paraId="58C081DC" w14:textId="77777777" w:rsidR="00C9227B" w:rsidRDefault="00C9227B" w:rsidP="0080103F">
      <w:pPr>
        <w:pStyle w:val="ListParagraph"/>
        <w:numPr>
          <w:ilvl w:val="0"/>
          <w:numId w:val="28"/>
        </w:numPr>
        <w:tabs>
          <w:tab w:val="left" w:pos="975"/>
        </w:tabs>
        <w:spacing w:line="360" w:lineRule="auto"/>
      </w:pPr>
      <w:r w:rsidRPr="00C9227B">
        <w:t xml:space="preserve">Package diagram </w:t>
      </w:r>
    </w:p>
    <w:p w14:paraId="5D89A9B2" w14:textId="26CB1A66" w:rsidR="000D06EE" w:rsidRDefault="00C9227B" w:rsidP="0080103F">
      <w:pPr>
        <w:pStyle w:val="ListParagraph"/>
        <w:numPr>
          <w:ilvl w:val="0"/>
          <w:numId w:val="28"/>
        </w:numPr>
        <w:tabs>
          <w:tab w:val="left" w:pos="975"/>
        </w:tabs>
        <w:spacing w:line="360" w:lineRule="auto"/>
      </w:pPr>
      <w:r w:rsidRPr="00C9227B">
        <w:t>Composite diagram</w:t>
      </w:r>
    </w:p>
    <w:p w14:paraId="1634ECF6" w14:textId="57821D91" w:rsidR="00233DA5" w:rsidRDefault="00233DA5" w:rsidP="0080103F">
      <w:pPr>
        <w:pStyle w:val="ListParagraph"/>
        <w:numPr>
          <w:ilvl w:val="0"/>
          <w:numId w:val="28"/>
        </w:numPr>
        <w:tabs>
          <w:tab w:val="left" w:pos="975"/>
        </w:tabs>
        <w:spacing w:line="360" w:lineRule="auto"/>
      </w:pPr>
      <w:r>
        <w:lastRenderedPageBreak/>
        <w:t>Deployment diagram</w:t>
      </w:r>
    </w:p>
    <w:p w14:paraId="17295698" w14:textId="3D541651" w:rsidR="00233DA5" w:rsidRDefault="00233DA5" w:rsidP="0080103F">
      <w:pPr>
        <w:pStyle w:val="ListParagraph"/>
        <w:numPr>
          <w:ilvl w:val="0"/>
          <w:numId w:val="28"/>
        </w:numPr>
        <w:tabs>
          <w:tab w:val="left" w:pos="975"/>
        </w:tabs>
        <w:spacing w:line="360" w:lineRule="auto"/>
      </w:pPr>
      <w:r>
        <w:t>Component diagram</w:t>
      </w:r>
    </w:p>
    <w:p w14:paraId="64B5A1F8" w14:textId="68D6BEED" w:rsidR="00233DA5" w:rsidRDefault="00233DA5" w:rsidP="0080103F">
      <w:pPr>
        <w:pStyle w:val="ListParagraph"/>
        <w:numPr>
          <w:ilvl w:val="0"/>
          <w:numId w:val="28"/>
        </w:numPr>
        <w:tabs>
          <w:tab w:val="left" w:pos="975"/>
        </w:tabs>
        <w:spacing w:line="360" w:lineRule="auto"/>
      </w:pPr>
      <w:r>
        <w:t>Profile diagram</w:t>
      </w:r>
    </w:p>
    <w:p w14:paraId="367ADCD6" w14:textId="60715E02" w:rsidR="00233DA5" w:rsidRDefault="00233DA5" w:rsidP="0080103F">
      <w:pPr>
        <w:pStyle w:val="Heading4"/>
        <w:numPr>
          <w:ilvl w:val="3"/>
          <w:numId w:val="25"/>
        </w:numPr>
      </w:pPr>
      <w:r>
        <w:t xml:space="preserve">Behavioral or </w:t>
      </w:r>
      <w:r w:rsidR="00B16178">
        <w:t>dynamic diagrams</w:t>
      </w:r>
    </w:p>
    <w:p w14:paraId="0C83BF04" w14:textId="6FB177F0" w:rsidR="00B16178" w:rsidRDefault="00B16178" w:rsidP="0080423B">
      <w:pPr>
        <w:spacing w:line="360" w:lineRule="auto"/>
      </w:pPr>
      <w:r w:rsidRPr="00B16178">
        <w:t>The behavioral diagrams capture the dynamic state of a system, they emphasize on what should happen in the system we are modeling, they are:</w:t>
      </w:r>
    </w:p>
    <w:p w14:paraId="26C6A4E7" w14:textId="77777777" w:rsidR="00B16178" w:rsidRDefault="00B16178" w:rsidP="0080103F">
      <w:pPr>
        <w:pStyle w:val="ListParagraph"/>
        <w:numPr>
          <w:ilvl w:val="0"/>
          <w:numId w:val="30"/>
        </w:numPr>
        <w:spacing w:line="360" w:lineRule="auto"/>
      </w:pPr>
      <w:r w:rsidRPr="00B16178">
        <w:t xml:space="preserve">Use case diagram </w:t>
      </w:r>
    </w:p>
    <w:p w14:paraId="2DB1052A" w14:textId="77777777" w:rsidR="00B16178" w:rsidRDefault="00B16178" w:rsidP="0080103F">
      <w:pPr>
        <w:pStyle w:val="ListParagraph"/>
        <w:numPr>
          <w:ilvl w:val="0"/>
          <w:numId w:val="30"/>
        </w:numPr>
        <w:spacing w:line="360" w:lineRule="auto"/>
      </w:pPr>
      <w:r w:rsidRPr="00B16178">
        <w:t xml:space="preserve">Activity diagram </w:t>
      </w:r>
    </w:p>
    <w:p w14:paraId="7B1FEE87" w14:textId="77777777" w:rsidR="00B16178" w:rsidRDefault="00B16178" w:rsidP="0080103F">
      <w:pPr>
        <w:pStyle w:val="ListParagraph"/>
        <w:numPr>
          <w:ilvl w:val="0"/>
          <w:numId w:val="30"/>
        </w:numPr>
        <w:spacing w:line="360" w:lineRule="auto"/>
      </w:pPr>
      <w:r w:rsidRPr="00B16178">
        <w:t xml:space="preserve">State machine diagram </w:t>
      </w:r>
    </w:p>
    <w:p w14:paraId="130E9BD2" w14:textId="77777777" w:rsidR="00B16178" w:rsidRDefault="00B16178" w:rsidP="0080103F">
      <w:pPr>
        <w:pStyle w:val="ListParagraph"/>
        <w:numPr>
          <w:ilvl w:val="0"/>
          <w:numId w:val="30"/>
        </w:numPr>
        <w:spacing w:line="360" w:lineRule="auto"/>
      </w:pPr>
      <w:r w:rsidRPr="00B16178">
        <w:t xml:space="preserve">Sequence diagram </w:t>
      </w:r>
    </w:p>
    <w:p w14:paraId="327C749F" w14:textId="77777777" w:rsidR="00B16178" w:rsidRDefault="00B16178" w:rsidP="0080103F">
      <w:pPr>
        <w:pStyle w:val="ListParagraph"/>
        <w:numPr>
          <w:ilvl w:val="0"/>
          <w:numId w:val="30"/>
        </w:numPr>
        <w:spacing w:line="360" w:lineRule="auto"/>
      </w:pPr>
      <w:r w:rsidRPr="00B16178">
        <w:t xml:space="preserve">Communication diagram </w:t>
      </w:r>
    </w:p>
    <w:p w14:paraId="6B92CD7A" w14:textId="77777777" w:rsidR="00B16178" w:rsidRDefault="00B16178" w:rsidP="0080103F">
      <w:pPr>
        <w:pStyle w:val="ListParagraph"/>
        <w:numPr>
          <w:ilvl w:val="0"/>
          <w:numId w:val="30"/>
        </w:numPr>
        <w:spacing w:line="360" w:lineRule="auto"/>
      </w:pPr>
      <w:r w:rsidRPr="00B16178">
        <w:t xml:space="preserve">Interaction overview diagram </w:t>
      </w:r>
    </w:p>
    <w:p w14:paraId="44D3A732" w14:textId="79E1B9BA" w:rsidR="00B16178" w:rsidRDefault="00B16178" w:rsidP="0080103F">
      <w:pPr>
        <w:pStyle w:val="ListParagraph"/>
        <w:numPr>
          <w:ilvl w:val="0"/>
          <w:numId w:val="29"/>
        </w:numPr>
        <w:spacing w:line="360" w:lineRule="auto"/>
      </w:pPr>
      <w:r w:rsidRPr="00B16178">
        <w:t>Timing diagram</w:t>
      </w:r>
    </w:p>
    <w:p w14:paraId="435B6154" w14:textId="0FC104AF" w:rsidR="0043453F" w:rsidRDefault="003E5DCB" w:rsidP="0080103F">
      <w:pPr>
        <w:pStyle w:val="Heading4"/>
        <w:numPr>
          <w:ilvl w:val="3"/>
          <w:numId w:val="25"/>
        </w:numPr>
      </w:pPr>
      <w:r>
        <w:rPr>
          <w:noProof/>
        </w:rPr>
        <mc:AlternateContent>
          <mc:Choice Requires="wps">
            <w:drawing>
              <wp:anchor distT="0" distB="0" distL="114300" distR="114300" simplePos="0" relativeHeight="251658265" behindDoc="0" locked="0" layoutInCell="1" allowOverlap="1" wp14:anchorId="7ADD5E93" wp14:editId="5864BBD2">
                <wp:simplePos x="0" y="0"/>
                <wp:positionH relativeFrom="column">
                  <wp:posOffset>0</wp:posOffset>
                </wp:positionH>
                <wp:positionV relativeFrom="paragraph">
                  <wp:posOffset>3927475</wp:posOffset>
                </wp:positionV>
                <wp:extent cx="5943600" cy="635"/>
                <wp:effectExtent l="0" t="0" r="0" b="0"/>
                <wp:wrapSquare wrapText="bothSides"/>
                <wp:docPr id="213569602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B93F2B7" w14:textId="257D4007" w:rsidR="003E5DCB" w:rsidRPr="00DB3DFC" w:rsidRDefault="003E5DCB" w:rsidP="0080423B">
                            <w:pPr>
                              <w:pStyle w:val="Caption"/>
                              <w:rPr>
                                <w:noProof/>
                              </w:rPr>
                            </w:pPr>
                            <w:r>
                              <w:t xml:space="preserve">Figure </w:t>
                            </w:r>
                            <w:fldSimple w:instr=" SEQ Figure \* ARABIC ">
                              <w:ins w:id="17" w:author="Elvado Temgoua" w:date="2026-08-21T20:58:00Z" w16du:dateUtc="2026-08-21T19:58:00Z">
                                <w:r w:rsidR="008C4724">
                                  <w:rPr>
                                    <w:noProof/>
                                  </w:rPr>
                                  <w:t>4</w:t>
                                </w:r>
                              </w:ins>
                              <w:del w:id="18" w:author="Elvado Temgoua" w:date="2026-08-21T20:58:00Z" w16du:dateUtc="2026-08-21T19:58:00Z">
                                <w:r w:rsidR="00916420" w:rsidDel="008C4724">
                                  <w:rPr>
                                    <w:noProof/>
                                  </w:rPr>
                                  <w:delText>3</w:delText>
                                </w:r>
                              </w:del>
                            </w:fldSimple>
                            <w:r>
                              <w:t xml:space="preserve"> UML Diagrams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D5E93" id="_x0000_s1047" type="#_x0000_t202" style="position:absolute;left:0;text-align:left;margin-left:0;margin-top:309.25pt;width:468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r9Gg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" stroked="f">
                <v:textbox style="mso-fit-shape-to-text:t" inset="0,0,0,0">
                  <w:txbxContent>
                    <w:p w14:paraId="4B93F2B7" w14:textId="257D4007" w:rsidR="003E5DCB" w:rsidRPr="00DB3DFC" w:rsidRDefault="003E5DCB" w:rsidP="0080423B">
                      <w:pPr>
                        <w:pStyle w:val="Caption"/>
                        <w:rPr>
                          <w:noProof/>
                        </w:rPr>
                      </w:pPr>
                      <w:r>
                        <w:t xml:space="preserve">Figure </w:t>
                      </w:r>
                      <w:fldSimple w:instr=" SEQ Figure \* ARABIC ">
                        <w:ins w:id="19" w:author="Elvado Temgoua" w:date="2026-08-21T20:58:00Z" w16du:dateUtc="2026-08-21T19:58:00Z">
                          <w:r w:rsidR="008C4724">
                            <w:rPr>
                              <w:noProof/>
                            </w:rPr>
                            <w:t>4</w:t>
                          </w:r>
                        </w:ins>
                        <w:del w:id="20" w:author="Elvado Temgoua" w:date="2026-08-21T20:58:00Z" w16du:dateUtc="2026-08-21T19:58:00Z">
                          <w:r w:rsidR="00916420" w:rsidDel="008C4724">
                            <w:rPr>
                              <w:noProof/>
                            </w:rPr>
                            <w:delText>3</w:delText>
                          </w:r>
                        </w:del>
                      </w:fldSimple>
                      <w:r>
                        <w:t xml:space="preserve"> UML Diagrams</w:t>
                      </w:r>
                    </w:p>
                  </w:txbxContent>
                </v:textbox>
                <w10:wrap type="square"/>
              </v:shape>
            </w:pict>
          </mc:Fallback>
        </mc:AlternateContent>
      </w:r>
      <w:r>
        <w:rPr>
          <w:noProof/>
        </w:rPr>
        <w:drawing>
          <wp:anchor distT="0" distB="0" distL="114300" distR="114300" simplePos="0" relativeHeight="251658264" behindDoc="0" locked="0" layoutInCell="1" allowOverlap="1" wp14:anchorId="4DA755F5" wp14:editId="63533645">
            <wp:simplePos x="0" y="0"/>
            <wp:positionH relativeFrom="margin">
              <wp:align>right</wp:align>
            </wp:positionH>
            <wp:positionV relativeFrom="paragraph">
              <wp:posOffset>298450</wp:posOffset>
            </wp:positionV>
            <wp:extent cx="5943600" cy="3571875"/>
            <wp:effectExtent l="0" t="0" r="0" b="9525"/>
            <wp:wrapSquare wrapText="bothSides"/>
            <wp:docPr id="1231999789" name="Picture 27" descr="Overview of the 14 UML Diagra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the 14 UML Diagram Typ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anchor>
        </w:drawing>
      </w:r>
      <w:r w:rsidR="0043453F">
        <w:t>UML 2.5 Diagrams Overview</w:t>
      </w:r>
    </w:p>
    <w:p w14:paraId="23F9BBE0" w14:textId="3E7D6AA5" w:rsidR="003E5DCB" w:rsidRDefault="003E5DCB">
      <w:pPr>
        <w:jc w:val="left"/>
      </w:pPr>
      <w:r>
        <w:br w:type="page"/>
      </w:r>
    </w:p>
    <w:p w14:paraId="6C71127B" w14:textId="65E7B5CA" w:rsidR="0043453F" w:rsidRDefault="00D03ED2" w:rsidP="009A7FA8">
      <w:pPr>
        <w:spacing w:line="360" w:lineRule="auto"/>
        <w:ind w:firstLine="720"/>
      </w:pPr>
      <w:r w:rsidRPr="00D03ED2">
        <w:lastRenderedPageBreak/>
        <w:t>It is important to note that UML is a modeling language and not a method or procedure. Hence, to give it an approach, we need to associate UML to a Unified process (UP) in order to give our conception a methodology to follow. A unified process is a generic method for developing software. This implies it is necessary to adapt the UP to the context of the project, team domain and or the organization. We will use the Two Tracks Unified Process (2TUP) throughout our project to implement our solution.</w:t>
      </w:r>
    </w:p>
    <w:p w14:paraId="2A3AE797" w14:textId="3D742ADD" w:rsidR="000D6B03" w:rsidRDefault="000D6B03" w:rsidP="0080423B">
      <w:pPr>
        <w:pStyle w:val="Caption"/>
        <w:keepNext/>
      </w:pPr>
      <w:r>
        <w:t xml:space="preserve">Table </w:t>
      </w:r>
      <w:fldSimple w:instr=" SEQ Table \* ARABIC ">
        <w:r w:rsidR="00A00418">
          <w:rPr>
            <w:noProof/>
          </w:rPr>
          <w:t>5</w:t>
        </w:r>
      </w:fldSimple>
      <w:r>
        <w:t xml:space="preserve"> Difference between UML and MERISE</w:t>
      </w:r>
    </w:p>
    <w:tbl>
      <w:tblPr>
        <w:tblStyle w:val="GridTable4-Accent2"/>
        <w:tblW w:w="0" w:type="auto"/>
        <w:tblLook w:val="04A0" w:firstRow="1" w:lastRow="0" w:firstColumn="1" w:lastColumn="0" w:noHBand="0" w:noVBand="1"/>
      </w:tblPr>
      <w:tblGrid>
        <w:gridCol w:w="4675"/>
        <w:gridCol w:w="4675"/>
      </w:tblGrid>
      <w:tr w:rsidR="002D076B" w14:paraId="389C784D" w14:textId="77777777" w:rsidTr="0080423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1D222C7" w14:textId="2E8EE691" w:rsidR="00E412CE" w:rsidRPr="0080423B" w:rsidRDefault="00E412CE" w:rsidP="0080423B">
            <w:pPr>
              <w:tabs>
                <w:tab w:val="left" w:pos="1044"/>
              </w:tabs>
              <w:spacing w:line="360" w:lineRule="auto"/>
              <w:jc w:val="center"/>
              <w:rPr>
                <w:b w:val="0"/>
                <w:bCs w:val="0"/>
              </w:rPr>
            </w:pPr>
            <w:r>
              <w:t>MERISE</w:t>
            </w:r>
          </w:p>
        </w:tc>
        <w:tc>
          <w:tcPr>
            <w:tcW w:w="4675" w:type="dxa"/>
            <w:vAlign w:val="center"/>
          </w:tcPr>
          <w:p w14:paraId="758CE0E4" w14:textId="2B22AFA7" w:rsidR="002D076B" w:rsidRDefault="002D076B" w:rsidP="0080423B">
            <w:pPr>
              <w:spacing w:line="360" w:lineRule="auto"/>
              <w:jc w:val="center"/>
              <w:cnfStyle w:val="100000000000" w:firstRow="1" w:lastRow="0" w:firstColumn="0" w:lastColumn="0" w:oddVBand="0" w:evenVBand="0" w:oddHBand="0" w:evenHBand="0" w:firstRowFirstColumn="0" w:firstRowLastColumn="0" w:lastRowFirstColumn="0" w:lastRowLastColumn="0"/>
            </w:pPr>
            <w:r>
              <w:t>UML</w:t>
            </w:r>
          </w:p>
        </w:tc>
      </w:tr>
      <w:tr w:rsidR="002D076B" w:rsidRPr="0080423B" w14:paraId="3B5CDC80" w14:textId="77777777" w:rsidTr="00804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BFFAE9" w14:textId="293DFF50" w:rsidR="002D076B" w:rsidRPr="0080423B" w:rsidRDefault="001926B2" w:rsidP="00270E4A">
            <w:pPr>
              <w:spacing w:line="360" w:lineRule="auto"/>
              <w:rPr>
                <w:b w:val="0"/>
                <w:bCs w:val="0"/>
                <w:lang w:val="fr-FR"/>
              </w:rPr>
            </w:pPr>
            <w:r w:rsidRPr="0080423B">
              <w:rPr>
                <w:b w:val="0"/>
                <w:bCs w:val="0"/>
                <w:lang w:val="fr-FR"/>
              </w:rPr>
              <w:t>It stands for Méthode d'Étude et de Réalisation Informatique pour les Systèmes d'Entreprises</w:t>
            </w:r>
          </w:p>
        </w:tc>
        <w:tc>
          <w:tcPr>
            <w:tcW w:w="4675" w:type="dxa"/>
          </w:tcPr>
          <w:p w14:paraId="76717F77" w14:textId="2DC54F7E" w:rsidR="002D076B" w:rsidRDefault="001926B2" w:rsidP="00270E4A">
            <w:pPr>
              <w:spacing w:line="360" w:lineRule="auto"/>
              <w:cnfStyle w:val="000000100000" w:firstRow="0" w:lastRow="0" w:firstColumn="0" w:lastColumn="0" w:oddVBand="0" w:evenVBand="0" w:oddHBand="1" w:evenHBand="0" w:firstRowFirstColumn="0" w:firstRowLastColumn="0" w:lastRowFirstColumn="0" w:lastRowLastColumn="0"/>
              <w:rPr>
                <w:lang w:val="fr-FR"/>
              </w:rPr>
            </w:pPr>
            <w:r w:rsidRPr="001926B2">
              <w:t>Unified Modelling Language</w:t>
            </w:r>
          </w:p>
          <w:p w14:paraId="1109ADCA" w14:textId="7B33FDC0" w:rsidR="001926B2" w:rsidRPr="0080423B" w:rsidRDefault="001926B2" w:rsidP="0080423B">
            <w:pPr>
              <w:tabs>
                <w:tab w:val="left" w:pos="1188"/>
              </w:tabs>
              <w:spacing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ab/>
            </w:r>
          </w:p>
        </w:tc>
      </w:tr>
      <w:tr w:rsidR="002D076B" w:rsidRPr="001926B2" w14:paraId="1F99B1C4" w14:textId="77777777" w:rsidTr="0080423B">
        <w:tc>
          <w:tcPr>
            <w:cnfStyle w:val="001000000000" w:firstRow="0" w:lastRow="0" w:firstColumn="1" w:lastColumn="0" w:oddVBand="0" w:evenVBand="0" w:oddHBand="0" w:evenHBand="0" w:firstRowFirstColumn="0" w:firstRowLastColumn="0" w:lastRowFirstColumn="0" w:lastRowLastColumn="0"/>
            <w:tcW w:w="4675" w:type="dxa"/>
          </w:tcPr>
          <w:p w14:paraId="7483E43A" w14:textId="5B13E3AC" w:rsidR="002D076B" w:rsidRPr="0080423B" w:rsidRDefault="001926B2" w:rsidP="00270E4A">
            <w:pPr>
              <w:spacing w:line="360" w:lineRule="auto"/>
              <w:rPr>
                <w:b w:val="0"/>
                <w:bCs w:val="0"/>
                <w:lang w:val="fr-FR"/>
              </w:rPr>
            </w:pPr>
            <w:r w:rsidRPr="0080423B">
              <w:rPr>
                <w:b w:val="0"/>
                <w:bCs w:val="0"/>
              </w:rPr>
              <w:t>MERISE is a systemic method of analysis and design of information systems. That is, it uses a systems approach.</w:t>
            </w:r>
          </w:p>
        </w:tc>
        <w:tc>
          <w:tcPr>
            <w:tcW w:w="4675" w:type="dxa"/>
          </w:tcPr>
          <w:p w14:paraId="02D77B16" w14:textId="210C1228" w:rsidR="002D076B" w:rsidRPr="001926B2" w:rsidRDefault="001926B2" w:rsidP="00270E4A">
            <w:pPr>
              <w:spacing w:line="360" w:lineRule="auto"/>
              <w:cnfStyle w:val="000000000000" w:firstRow="0" w:lastRow="0" w:firstColumn="0" w:lastColumn="0" w:oddVBand="0" w:evenVBand="0" w:oddHBand="0" w:evenHBand="0" w:firstRowFirstColumn="0" w:firstRowLastColumn="0" w:lastRowFirstColumn="0" w:lastRowLastColumn="0"/>
            </w:pPr>
            <w:r w:rsidRPr="001926B2">
              <w:t>UML is however not a method but rather an object modelling language to which it is necessary to associate an approach to make it a method. This is the case with the 2TUP method; RUP and XP.</w:t>
            </w:r>
          </w:p>
        </w:tc>
      </w:tr>
      <w:tr w:rsidR="002D076B" w:rsidRPr="001926B2" w14:paraId="05F3A52B" w14:textId="77777777" w:rsidTr="00804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CB95DDC" w14:textId="77777777" w:rsidR="00270E4A" w:rsidRDefault="009B0B9C" w:rsidP="00270E4A">
            <w:pPr>
              <w:spacing w:line="360" w:lineRule="auto"/>
            </w:pPr>
            <w:r w:rsidRPr="0080423B">
              <w:rPr>
                <w:b w:val="0"/>
                <w:bCs w:val="0"/>
              </w:rPr>
              <w:t xml:space="preserve">MERISE proposes to consider the real system from two points of view: </w:t>
            </w:r>
          </w:p>
          <w:p w14:paraId="54EE1B74" w14:textId="77777777" w:rsidR="00270E4A" w:rsidRDefault="009B0B9C" w:rsidP="00270E4A">
            <w:pPr>
              <w:spacing w:line="360" w:lineRule="auto"/>
            </w:pPr>
            <w:r w:rsidRPr="0080423B">
              <w:rPr>
                <w:b w:val="0"/>
                <w:bCs w:val="0"/>
              </w:rPr>
              <w:t xml:space="preserve">- A static view (data) </w:t>
            </w:r>
          </w:p>
          <w:p w14:paraId="72B93383" w14:textId="77777777" w:rsidR="00270E4A" w:rsidRDefault="009B0B9C" w:rsidP="00270E4A">
            <w:pPr>
              <w:spacing w:line="360" w:lineRule="auto"/>
            </w:pPr>
            <w:r w:rsidRPr="0080423B">
              <w:rPr>
                <w:b w:val="0"/>
                <w:bCs w:val="0"/>
              </w:rPr>
              <w:t xml:space="preserve">- A dynamic view (treatments). </w:t>
            </w:r>
          </w:p>
          <w:p w14:paraId="66457D93" w14:textId="0002490D" w:rsidR="002D076B" w:rsidRPr="0080423B" w:rsidRDefault="009B0B9C" w:rsidP="00270E4A">
            <w:pPr>
              <w:spacing w:line="360" w:lineRule="auto"/>
              <w:rPr>
                <w:b w:val="0"/>
                <w:bCs w:val="0"/>
              </w:rPr>
            </w:pPr>
            <w:r w:rsidRPr="0080423B">
              <w:rPr>
                <w:b w:val="0"/>
                <w:bCs w:val="0"/>
              </w:rPr>
              <w:t>That is, with the MERISE method, we have a separate study of the data and the treatments.</w:t>
            </w:r>
          </w:p>
        </w:tc>
        <w:tc>
          <w:tcPr>
            <w:tcW w:w="4675" w:type="dxa"/>
          </w:tcPr>
          <w:p w14:paraId="12EF6B4A" w14:textId="2EF724D3" w:rsidR="002D076B" w:rsidRPr="001926B2" w:rsidRDefault="009B0B9C" w:rsidP="00270E4A">
            <w:pPr>
              <w:spacing w:line="360" w:lineRule="auto"/>
              <w:cnfStyle w:val="000000100000" w:firstRow="0" w:lastRow="0" w:firstColumn="0" w:lastColumn="0" w:oddVBand="0" w:evenVBand="0" w:oddHBand="1" w:evenHBand="0" w:firstRowFirstColumn="0" w:firstRowLastColumn="0" w:lastRowFirstColumn="0" w:lastRowLastColumn="0"/>
            </w:pPr>
            <w:r w:rsidRPr="009B0B9C">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2D076B" w:rsidRPr="001926B2" w14:paraId="7E61DF1D" w14:textId="77777777" w:rsidTr="0080423B">
        <w:tc>
          <w:tcPr>
            <w:cnfStyle w:val="001000000000" w:firstRow="0" w:lastRow="0" w:firstColumn="1" w:lastColumn="0" w:oddVBand="0" w:evenVBand="0" w:oddHBand="0" w:evenHBand="0" w:firstRowFirstColumn="0" w:firstRowLastColumn="0" w:lastRowFirstColumn="0" w:lastRowLastColumn="0"/>
            <w:tcW w:w="4675" w:type="dxa"/>
          </w:tcPr>
          <w:p w14:paraId="6F140755" w14:textId="2543C3A4" w:rsidR="002D076B" w:rsidRPr="0080423B" w:rsidRDefault="00270E4A" w:rsidP="00270E4A">
            <w:pPr>
              <w:spacing w:line="360" w:lineRule="auto"/>
              <w:rPr>
                <w:b w:val="0"/>
                <w:bCs w:val="0"/>
              </w:rPr>
            </w:pPr>
            <w:r w:rsidRPr="0080423B">
              <w:rPr>
                <w:b w:val="0"/>
                <w:bCs w:val="0"/>
              </w:rPr>
              <w:t>Rational</w:t>
            </w:r>
          </w:p>
        </w:tc>
        <w:tc>
          <w:tcPr>
            <w:tcW w:w="4675" w:type="dxa"/>
          </w:tcPr>
          <w:p w14:paraId="6E6A483B" w14:textId="52534C26" w:rsidR="002D076B" w:rsidRPr="001926B2" w:rsidRDefault="00270E4A" w:rsidP="0080423B">
            <w:pPr>
              <w:keepNext/>
              <w:spacing w:line="360" w:lineRule="auto"/>
              <w:cnfStyle w:val="000000000000" w:firstRow="0" w:lastRow="0" w:firstColumn="0" w:lastColumn="0" w:oddVBand="0" w:evenVBand="0" w:oddHBand="0" w:evenHBand="0" w:firstRowFirstColumn="0" w:firstRowLastColumn="0" w:lastRowFirstColumn="0" w:lastRowLastColumn="0"/>
            </w:pPr>
            <w:r>
              <w:t xml:space="preserve">Object </w:t>
            </w:r>
          </w:p>
        </w:tc>
      </w:tr>
    </w:tbl>
    <w:p w14:paraId="4BF70A10" w14:textId="5B027D6B" w:rsidR="002115B4" w:rsidRDefault="002115B4" w:rsidP="002115B4"/>
    <w:p w14:paraId="0992566E" w14:textId="77777777" w:rsidR="002115B4" w:rsidRDefault="002115B4">
      <w:pPr>
        <w:jc w:val="left"/>
      </w:pPr>
      <w:r>
        <w:br w:type="page"/>
      </w:r>
    </w:p>
    <w:p w14:paraId="7A462B57" w14:textId="76474A78" w:rsidR="00AE244E" w:rsidRDefault="00A7054A" w:rsidP="0080103F">
      <w:pPr>
        <w:pStyle w:val="Heading2"/>
        <w:numPr>
          <w:ilvl w:val="0"/>
          <w:numId w:val="27"/>
        </w:numPr>
      </w:pPr>
      <w:r>
        <w:lastRenderedPageBreak/>
        <w:t>Comparative Study of Unified Process</w:t>
      </w:r>
      <w:r w:rsidR="00AE244E">
        <w:t>es</w:t>
      </w:r>
    </w:p>
    <w:p w14:paraId="23C1F74F" w14:textId="48686922" w:rsidR="00162958" w:rsidRPr="00162958" w:rsidRDefault="005C245D" w:rsidP="0080423B">
      <w:pPr>
        <w:spacing w:line="360" w:lineRule="auto"/>
        <w:ind w:firstLine="720"/>
      </w:pPr>
      <w:r w:rsidRPr="005C245D">
        <w:t>A process can be defined as a partially sequence of steps that permits us to obtain software systems or evolution of an existing one. The main objective of software development is the production of quality software that response to the needs of the users during a particular time and at a particular cost.</w:t>
      </w:r>
    </w:p>
    <w:p w14:paraId="5DE3DC09" w14:textId="0F3DAE15" w:rsidR="00AE244E" w:rsidRDefault="00162958" w:rsidP="0080103F">
      <w:pPr>
        <w:pStyle w:val="Heading3"/>
        <w:numPr>
          <w:ilvl w:val="1"/>
          <w:numId w:val="20"/>
        </w:numPr>
      </w:pPr>
      <w:r>
        <w:t>Unified Process</w:t>
      </w:r>
    </w:p>
    <w:p w14:paraId="2E061D61" w14:textId="77777777" w:rsidR="00A022A2" w:rsidRDefault="005C245D" w:rsidP="009A7FA8">
      <w:pPr>
        <w:spacing w:line="360" w:lineRule="auto"/>
        <w:ind w:firstLine="720"/>
      </w:pPr>
      <w:r w:rsidRPr="005C245D">
        <w:t xml:space="preserve">A unified Process is a process of development of software constructed on UML; it is iterative, incremental, centered on architecture, driven by use cases and requirements. </w:t>
      </w:r>
    </w:p>
    <w:p w14:paraId="7F5F4C33" w14:textId="77777777" w:rsidR="00C542BF" w:rsidRDefault="005C245D" w:rsidP="0080103F">
      <w:pPr>
        <w:pStyle w:val="ListParagraph"/>
        <w:numPr>
          <w:ilvl w:val="0"/>
          <w:numId w:val="29"/>
        </w:numPr>
        <w:spacing w:line="360" w:lineRule="auto"/>
      </w:pPr>
      <w:r w:rsidRPr="0080423B">
        <w:rPr>
          <w:b/>
          <w:bCs/>
        </w:rPr>
        <w:t>Iteration</w:t>
      </w:r>
      <w:r w:rsidRPr="005C245D">
        <w:t xml:space="preserve"> is distinct sequence of activities with a basic plan and evaluation criterion that produces an internal</w:t>
      </w:r>
      <w:r w:rsidR="00C542BF" w:rsidRPr="00C542BF">
        <w:t xml:space="preserve"> or external output. Either the content of an iteration is improved or the evolution of the system is evaluated by users. </w:t>
      </w:r>
    </w:p>
    <w:p w14:paraId="60243796" w14:textId="7ABFB0A7" w:rsidR="00C542BF" w:rsidRDefault="00C542BF" w:rsidP="0080103F">
      <w:pPr>
        <w:pStyle w:val="ListParagraph"/>
        <w:numPr>
          <w:ilvl w:val="0"/>
          <w:numId w:val="29"/>
        </w:numPr>
        <w:spacing w:line="360" w:lineRule="auto"/>
      </w:pPr>
      <w:r w:rsidRPr="0080423B">
        <w:rPr>
          <w:b/>
          <w:bCs/>
        </w:rPr>
        <w:t>An increment</w:t>
      </w:r>
      <w:r w:rsidRPr="00C542BF">
        <w:t xml:space="preserve"> is the difference between two released products at the end of two iterations. Each iteration that the group is capable of integrating the technical environment in order to develop a final product and give users the possibility of having tangible results. </w:t>
      </w:r>
    </w:p>
    <w:p w14:paraId="4F4988FD" w14:textId="22129D09" w:rsidR="00C542BF" w:rsidRDefault="00C542BF" w:rsidP="0080103F">
      <w:pPr>
        <w:pStyle w:val="ListParagraph"/>
        <w:numPr>
          <w:ilvl w:val="0"/>
          <w:numId w:val="29"/>
        </w:numPr>
        <w:spacing w:line="360" w:lineRule="auto"/>
      </w:pPr>
      <w:r w:rsidRPr="0080423B">
        <w:rPr>
          <w:b/>
          <w:bCs/>
        </w:rPr>
        <w:t>Centered on architecture</w:t>
      </w:r>
      <w:r w:rsidRPr="00C542BF">
        <w:t xml:space="preserve"> the different models derived during the establishment of system must be reliable and coherent. </w:t>
      </w:r>
    </w:p>
    <w:p w14:paraId="3FA06698" w14:textId="3D2A46AD" w:rsidR="005C245D" w:rsidRDefault="00C542BF" w:rsidP="0080103F">
      <w:pPr>
        <w:pStyle w:val="ListParagraph"/>
        <w:numPr>
          <w:ilvl w:val="0"/>
          <w:numId w:val="29"/>
        </w:numPr>
        <w:spacing w:line="360" w:lineRule="auto"/>
      </w:pPr>
      <w:r w:rsidRPr="0080423B">
        <w:rPr>
          <w:b/>
          <w:bCs/>
        </w:rPr>
        <w:t>Driven by use case and requirements</w:t>
      </w:r>
      <w:r w:rsidRPr="00C542BF">
        <w:t xml:space="preserve"> enables the clear definition of a users’ needs and priorities respectively thereby minimizing the risk of project failure.</w:t>
      </w:r>
    </w:p>
    <w:p w14:paraId="1B8D4297" w14:textId="45356BDA" w:rsidR="00EB400A" w:rsidRDefault="008B6A9B" w:rsidP="0080103F">
      <w:pPr>
        <w:pStyle w:val="Heading3"/>
        <w:numPr>
          <w:ilvl w:val="1"/>
          <w:numId w:val="20"/>
        </w:numPr>
      </w:pPr>
      <w:r>
        <w:t>The Two Track Unified Process</w:t>
      </w:r>
    </w:p>
    <w:p w14:paraId="38650518" w14:textId="016DB3BC" w:rsidR="008B6A9B" w:rsidRDefault="008B6A9B" w:rsidP="009A7FA8">
      <w:pPr>
        <w:spacing w:line="360" w:lineRule="auto"/>
        <w:ind w:firstLine="720"/>
      </w:pPr>
      <w:r w:rsidRPr="008B6A9B">
        <w:t>2TUP is a unified process which is belt on UML and has as objective to bring solution to constraints of functional and technical changes imposed on information systems by strengthening controls on development capacities. It proposes a Y-sharped development life cycle that separates the functional aspect from the technical aspects, and the merging of these two forms the implementation aspect. 2TUP distinguishes therefore two branches: the functional and technical branches, the combination of the result of these two branches forms the third: the realization branch where we realize our system. The diagram bellow illustrates the branches of 2TUP.</w:t>
      </w:r>
    </w:p>
    <w:p w14:paraId="69669F32" w14:textId="77777777" w:rsidR="00631A04" w:rsidRDefault="00631A04" w:rsidP="008B6A9B">
      <w:pPr>
        <w:spacing w:line="360" w:lineRule="auto"/>
      </w:pPr>
    </w:p>
    <w:p w14:paraId="24A3B383" w14:textId="62E16A15" w:rsidR="00631A04" w:rsidRDefault="00631A04">
      <w:pPr>
        <w:jc w:val="left"/>
      </w:pPr>
      <w:r>
        <w:br w:type="page"/>
      </w:r>
    </w:p>
    <w:p w14:paraId="7CAF9BFD" w14:textId="5B8A84FB" w:rsidR="00631A04" w:rsidRDefault="00BF5BB3" w:rsidP="008B6A9B">
      <w:pPr>
        <w:spacing w:line="360" w:lineRule="auto"/>
      </w:pPr>
      <w:r>
        <w:rPr>
          <w:noProof/>
        </w:rPr>
        <w:lastRenderedPageBreak/>
        <mc:AlternateContent>
          <mc:Choice Requires="wps">
            <w:drawing>
              <wp:anchor distT="0" distB="0" distL="114300" distR="114300" simplePos="0" relativeHeight="251658267" behindDoc="0" locked="0" layoutInCell="1" allowOverlap="1" wp14:anchorId="6F8E450F" wp14:editId="4332BF3E">
                <wp:simplePos x="0" y="0"/>
                <wp:positionH relativeFrom="column">
                  <wp:posOffset>329565</wp:posOffset>
                </wp:positionH>
                <wp:positionV relativeFrom="paragraph">
                  <wp:posOffset>3995420</wp:posOffset>
                </wp:positionV>
                <wp:extent cx="5284470" cy="635"/>
                <wp:effectExtent l="0" t="0" r="0" b="0"/>
                <wp:wrapSquare wrapText="bothSides"/>
                <wp:docPr id="1198364581" name="Text Box 1"/>
                <wp:cNvGraphicFramePr/>
                <a:graphic xmlns:a="http://schemas.openxmlformats.org/drawingml/2006/main">
                  <a:graphicData uri="http://schemas.microsoft.com/office/word/2010/wordprocessingShape">
                    <wps:wsp>
                      <wps:cNvSpPr txBox="1"/>
                      <wps:spPr>
                        <a:xfrm>
                          <a:off x="0" y="0"/>
                          <a:ext cx="5284470" cy="635"/>
                        </a:xfrm>
                        <a:prstGeom prst="rect">
                          <a:avLst/>
                        </a:prstGeom>
                        <a:solidFill>
                          <a:prstClr val="white"/>
                        </a:solidFill>
                        <a:ln>
                          <a:noFill/>
                        </a:ln>
                      </wps:spPr>
                      <wps:txbx>
                        <w:txbxContent>
                          <w:p w14:paraId="29EB4D5A" w14:textId="35204417" w:rsidR="00BF5BB3" w:rsidRPr="00DA34BD" w:rsidRDefault="00BF5BB3" w:rsidP="0080423B">
                            <w:pPr>
                              <w:pStyle w:val="Caption"/>
                              <w:rPr>
                                <w:noProof/>
                              </w:rPr>
                            </w:pPr>
                            <w:r>
                              <w:t xml:space="preserve">Figure </w:t>
                            </w:r>
                            <w:fldSimple w:instr=" SEQ Figure \* ARABIC ">
                              <w:ins w:id="21" w:author="Elvado Temgoua" w:date="2026-08-21T20:58:00Z" w16du:dateUtc="2026-08-21T19:58:00Z">
                                <w:r w:rsidR="008C4724">
                                  <w:rPr>
                                    <w:noProof/>
                                  </w:rPr>
                                  <w:t>5</w:t>
                                </w:r>
                              </w:ins>
                              <w:del w:id="22" w:author="Elvado Temgoua" w:date="2026-08-21T20:58:00Z" w16du:dateUtc="2026-08-21T19:58:00Z">
                                <w:r w:rsidR="00916420" w:rsidDel="008C4724">
                                  <w:rPr>
                                    <w:noProof/>
                                  </w:rPr>
                                  <w:delText>4</w:delText>
                                </w:r>
                              </w:del>
                            </w:fldSimple>
                            <w:r>
                              <w:t xml:space="preserve"> Two Track Unified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E450F" id="_x0000_s1048" type="#_x0000_t202" style="position:absolute;left:0;text-align:left;margin-left:25.95pt;margin-top:314.6pt;width:416.1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YGwIAAEA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" stroked="f">
                <v:textbox style="mso-fit-shape-to-text:t" inset="0,0,0,0">
                  <w:txbxContent>
                    <w:p w14:paraId="29EB4D5A" w14:textId="35204417" w:rsidR="00BF5BB3" w:rsidRPr="00DA34BD" w:rsidRDefault="00BF5BB3" w:rsidP="0080423B">
                      <w:pPr>
                        <w:pStyle w:val="Caption"/>
                        <w:rPr>
                          <w:noProof/>
                        </w:rPr>
                      </w:pPr>
                      <w:r>
                        <w:t xml:space="preserve">Figure </w:t>
                      </w:r>
                      <w:fldSimple w:instr=" SEQ Figure \* ARABIC ">
                        <w:ins w:id="23" w:author="Elvado Temgoua" w:date="2026-08-21T20:58:00Z" w16du:dateUtc="2026-08-21T19:58:00Z">
                          <w:r w:rsidR="008C4724">
                            <w:rPr>
                              <w:noProof/>
                            </w:rPr>
                            <w:t>5</w:t>
                          </w:r>
                        </w:ins>
                        <w:del w:id="24" w:author="Elvado Temgoua" w:date="2026-08-21T20:58:00Z" w16du:dateUtc="2026-08-21T19:58:00Z">
                          <w:r w:rsidR="00916420" w:rsidDel="008C4724">
                            <w:rPr>
                              <w:noProof/>
                            </w:rPr>
                            <w:delText>4</w:delText>
                          </w:r>
                        </w:del>
                      </w:fldSimple>
                      <w:r>
                        <w:t xml:space="preserve"> Two Track Unified Process</w:t>
                      </w:r>
                    </w:p>
                  </w:txbxContent>
                </v:textbox>
                <w10:wrap type="square"/>
              </v:shape>
            </w:pict>
          </mc:Fallback>
        </mc:AlternateContent>
      </w:r>
      <w:r w:rsidR="00631A04">
        <w:rPr>
          <w:noProof/>
        </w:rPr>
        <w:drawing>
          <wp:anchor distT="0" distB="0" distL="114300" distR="114300" simplePos="0" relativeHeight="251658266" behindDoc="0" locked="0" layoutInCell="1" allowOverlap="1" wp14:anchorId="3D801D50" wp14:editId="38B527B8">
            <wp:simplePos x="0" y="0"/>
            <wp:positionH relativeFrom="margin">
              <wp:align>center</wp:align>
            </wp:positionH>
            <wp:positionV relativeFrom="paragraph">
              <wp:posOffset>0</wp:posOffset>
            </wp:positionV>
            <wp:extent cx="5284470" cy="3938270"/>
            <wp:effectExtent l="0" t="0" r="0" b="5080"/>
            <wp:wrapSquare wrapText="bothSides"/>
            <wp:docPr id="8532" name="Picture 8532"/>
            <wp:cNvGraphicFramePr/>
            <a:graphic xmlns:a="http://schemas.openxmlformats.org/drawingml/2006/main">
              <a:graphicData uri="http://schemas.openxmlformats.org/drawingml/2006/picture">
                <pic:pic xmlns:pic="http://schemas.openxmlformats.org/drawingml/2006/picture">
                  <pic:nvPicPr>
                    <pic:cNvPr id="8532" name="Picture 8532"/>
                    <pic:cNvPicPr/>
                  </pic:nvPicPr>
                  <pic:blipFill>
                    <a:blip r:embed="rId21">
                      <a:extLst>
                        <a:ext uri="{28A0092B-C50C-407E-A947-70E740481C1C}">
                          <a14:useLocalDpi xmlns:a14="http://schemas.microsoft.com/office/drawing/2010/main" val="0"/>
                        </a:ext>
                      </a:extLst>
                    </a:blip>
                    <a:stretch>
                      <a:fillRect/>
                    </a:stretch>
                  </pic:blipFill>
                  <pic:spPr>
                    <a:xfrm>
                      <a:off x="0" y="0"/>
                      <a:ext cx="5284470" cy="3938270"/>
                    </a:xfrm>
                    <a:prstGeom prst="rect">
                      <a:avLst/>
                    </a:prstGeom>
                  </pic:spPr>
                </pic:pic>
              </a:graphicData>
            </a:graphic>
          </wp:anchor>
        </w:drawing>
      </w:r>
    </w:p>
    <w:p w14:paraId="4D90616E" w14:textId="77777777" w:rsidR="00EA4BD5" w:rsidRDefault="00EA4BD5" w:rsidP="0080423B">
      <w:pPr>
        <w:pStyle w:val="Heading4"/>
        <w:rPr>
          <w:lang w:val="en-GB"/>
        </w:rPr>
      </w:pPr>
      <w:r>
        <w:rPr>
          <w:lang w:val="en-GB"/>
        </w:rPr>
        <w:t>a.</w:t>
      </w:r>
      <w:r>
        <w:rPr>
          <w:rFonts w:ascii="Arial" w:eastAsia="Arial" w:hAnsi="Arial" w:cs="Arial"/>
          <w:lang w:val="en-GB"/>
        </w:rPr>
        <w:t xml:space="preserve"> </w:t>
      </w:r>
      <w:r>
        <w:rPr>
          <w:lang w:val="en-GB"/>
        </w:rPr>
        <w:t xml:space="preserve">The left branch (functional branch) </w:t>
      </w:r>
    </w:p>
    <w:p w14:paraId="36F693C6" w14:textId="77777777" w:rsidR="00EA4BD5" w:rsidRDefault="00EA4BD5" w:rsidP="00EA4BD5">
      <w:pPr>
        <w:spacing w:after="159" w:line="357" w:lineRule="auto"/>
        <w:ind w:left="-1" w:right="1056" w:firstLine="852"/>
        <w:rPr>
          <w:lang w:val="en-GB"/>
        </w:rPr>
      </w:pPr>
      <w:r>
        <w:rPr>
          <w:lang w:val="en-GB"/>
        </w:rPr>
        <w:t xml:space="preserve">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  </w:t>
      </w:r>
      <w:r>
        <w:rPr>
          <w:color w:val="2683C6"/>
          <w:lang w:val="en-GB"/>
        </w:rPr>
        <w:t xml:space="preserve"> </w:t>
      </w:r>
    </w:p>
    <w:p w14:paraId="2C8FF277" w14:textId="77777777" w:rsidR="00EA4BD5" w:rsidRDefault="00EA4BD5" w:rsidP="0080423B">
      <w:pPr>
        <w:pStyle w:val="Heading4"/>
        <w:rPr>
          <w:lang w:val="en-GB"/>
        </w:rPr>
      </w:pPr>
      <w:r>
        <w:rPr>
          <w:lang w:val="en-GB"/>
        </w:rPr>
        <w:t>b.</w:t>
      </w:r>
      <w:r>
        <w:rPr>
          <w:rFonts w:ascii="Arial" w:eastAsia="Arial" w:hAnsi="Arial" w:cs="Arial"/>
          <w:lang w:val="en-GB"/>
        </w:rPr>
        <w:t xml:space="preserve"> </w:t>
      </w:r>
      <w:r>
        <w:rPr>
          <w:lang w:val="en-GB"/>
        </w:rPr>
        <w:t xml:space="preserve">The right branch (Technical branch)   </w:t>
      </w:r>
    </w:p>
    <w:p w14:paraId="29558969" w14:textId="77777777" w:rsidR="00EA4BD5" w:rsidRDefault="00EA4BD5" w:rsidP="00EA4BD5">
      <w:pPr>
        <w:spacing w:line="357" w:lineRule="auto"/>
        <w:ind w:left="-1" w:right="1058" w:firstLine="852"/>
        <w:rPr>
          <w:lang w:val="en-GB"/>
        </w:rPr>
      </w:pPr>
      <w:r>
        <w:rPr>
          <w:lang w:val="en-GB"/>
        </w:rPr>
        <w:t xml:space="preserve">The technical branch enumerates the technical needs and proposes a generic design validated by a prototype. The technical needs include constraints and choices related to the conception of the system, the tools. </w:t>
      </w:r>
    </w:p>
    <w:p w14:paraId="4C04A703" w14:textId="77777777" w:rsidR="00EA4BD5" w:rsidRDefault="00EA4BD5" w:rsidP="00EA4BD5">
      <w:pPr>
        <w:spacing w:line="357" w:lineRule="auto"/>
        <w:ind w:left="-1" w:right="1058" w:firstLine="852"/>
        <w:rPr>
          <w:lang w:val="en-GB"/>
        </w:rPr>
      </w:pPr>
    </w:p>
    <w:p w14:paraId="3D87BD91" w14:textId="77777777" w:rsidR="00EA4BD5" w:rsidRDefault="00EA4BD5" w:rsidP="00EA4BD5">
      <w:pPr>
        <w:spacing w:line="357" w:lineRule="auto"/>
        <w:ind w:left="-1" w:right="1058" w:firstLine="852"/>
        <w:rPr>
          <w:lang w:val="en-GB"/>
        </w:rPr>
      </w:pPr>
    </w:p>
    <w:p w14:paraId="5185543D" w14:textId="77777777" w:rsidR="00EA4BD5" w:rsidRDefault="00EA4BD5" w:rsidP="0080423B">
      <w:pPr>
        <w:pStyle w:val="Heading4"/>
        <w:rPr>
          <w:lang w:val="en-GB"/>
        </w:rPr>
      </w:pPr>
      <w:r>
        <w:rPr>
          <w:lang w:val="en-GB"/>
        </w:rPr>
        <w:lastRenderedPageBreak/>
        <w:t>c.</w:t>
      </w:r>
      <w:r>
        <w:rPr>
          <w:rFonts w:ascii="Arial" w:eastAsia="Arial" w:hAnsi="Arial" w:cs="Arial"/>
          <w:lang w:val="en-GB"/>
        </w:rPr>
        <w:t xml:space="preserve"> </w:t>
      </w:r>
      <w:r>
        <w:rPr>
          <w:lang w:val="en-GB"/>
        </w:rPr>
        <w:t xml:space="preserve">The middle branch (Realization or Implementation branch)   </w:t>
      </w:r>
    </w:p>
    <w:p w14:paraId="02FD92DD" w14:textId="77777777" w:rsidR="00EA4BD5" w:rsidRDefault="00EA4BD5" w:rsidP="0080423B">
      <w:pPr>
        <w:spacing w:after="170" w:line="360" w:lineRule="auto"/>
        <w:ind w:left="-1" w:right="1615" w:firstLine="852"/>
        <w:rPr>
          <w:lang w:val="en-GB"/>
        </w:rPr>
      </w:pPr>
      <w:r>
        <w:rPr>
          <w:lang w:val="en-GB"/>
        </w:rPr>
        <w:t xml:space="preserve">In this branch, we study the preliminary conception, detailed conception, and documentation of the system. The realization branch supports the following: </w:t>
      </w:r>
    </w:p>
    <w:p w14:paraId="54F7CE93" w14:textId="77777777" w:rsidR="00EA4BD5" w:rsidRDefault="00EA4BD5" w:rsidP="0080423B">
      <w:pPr>
        <w:spacing w:after="216" w:line="360" w:lineRule="auto"/>
        <w:ind w:left="9" w:right="2018"/>
      </w:pPr>
      <w:r>
        <w:rPr>
          <w:b/>
          <w:lang w:val="en-GB"/>
        </w:rPr>
        <w:t>Preliminary conception:</w:t>
      </w:r>
      <w:r>
        <w:rPr>
          <w:lang w:val="en-GB"/>
        </w:rPr>
        <w:t xml:space="preserve"> This is the most sensitive step of 2TUP as it is the confluence of the functional and technical branch. It is completed when the deployment model, the operating model, the logical model, interphases and the software configuration model are defined. </w:t>
      </w:r>
      <w:r>
        <w:t xml:space="preserve">We have the following diagrams:   </w:t>
      </w:r>
    </w:p>
    <w:p w14:paraId="41BCB047" w14:textId="77777777" w:rsidR="00EA4BD5" w:rsidRDefault="00EA4BD5" w:rsidP="0080103F">
      <w:pPr>
        <w:pStyle w:val="ListParagraph"/>
        <w:numPr>
          <w:ilvl w:val="0"/>
          <w:numId w:val="31"/>
        </w:numPr>
        <w:spacing w:after="153" w:line="360" w:lineRule="auto"/>
        <w:ind w:right="3"/>
      </w:pPr>
      <w:r>
        <w:t xml:space="preserve">Component Diagram    </w:t>
      </w:r>
    </w:p>
    <w:p w14:paraId="7EC35A39" w14:textId="77777777" w:rsidR="00EA4BD5" w:rsidRDefault="00EA4BD5" w:rsidP="0080103F">
      <w:pPr>
        <w:pStyle w:val="ListParagraph"/>
        <w:numPr>
          <w:ilvl w:val="0"/>
          <w:numId w:val="31"/>
        </w:numPr>
        <w:spacing w:after="156" w:line="360" w:lineRule="auto"/>
        <w:ind w:right="3"/>
      </w:pPr>
      <w:r>
        <w:t xml:space="preserve">Deployment Diagram   </w:t>
      </w:r>
    </w:p>
    <w:p w14:paraId="27693305" w14:textId="77777777" w:rsidR="00EA4BD5" w:rsidRDefault="00EA4BD5" w:rsidP="0080103F">
      <w:pPr>
        <w:pStyle w:val="ListParagraph"/>
        <w:numPr>
          <w:ilvl w:val="0"/>
          <w:numId w:val="31"/>
        </w:numPr>
        <w:spacing w:after="154" w:line="360" w:lineRule="auto"/>
        <w:ind w:right="3"/>
      </w:pPr>
      <w:r>
        <w:t xml:space="preserve">Package Diagram   </w:t>
      </w:r>
    </w:p>
    <w:p w14:paraId="09D71977" w14:textId="77777777" w:rsidR="00EA4BD5" w:rsidRDefault="00EA4BD5" w:rsidP="0080103F">
      <w:pPr>
        <w:pStyle w:val="ListParagraph"/>
        <w:numPr>
          <w:ilvl w:val="0"/>
          <w:numId w:val="31"/>
        </w:numPr>
        <w:spacing w:after="380" w:line="360" w:lineRule="auto"/>
        <w:ind w:right="3"/>
      </w:pPr>
      <w:r>
        <w:t xml:space="preserve">Composite Structure Diagram </w:t>
      </w:r>
    </w:p>
    <w:p w14:paraId="1BF8AB1F" w14:textId="77777777" w:rsidR="00EA4BD5" w:rsidRDefault="00EA4BD5" w:rsidP="00EA4BD5">
      <w:pPr>
        <w:spacing w:after="310" w:line="358" w:lineRule="auto"/>
        <w:ind w:left="9" w:right="1510"/>
      </w:pPr>
      <w:r>
        <w:rPr>
          <w:b/>
          <w:lang w:val="en-GB"/>
        </w:rPr>
        <w:t>Detailed conception:</w:t>
      </w:r>
      <w:r>
        <w:rPr>
          <w:lang w:val="en-GB"/>
        </w:rPr>
        <w:t xml:space="preserve"> This is the detailed design of each feature of the system. </w:t>
      </w:r>
      <w:r>
        <w:t xml:space="preserve">We have the following diagrams:  </w:t>
      </w:r>
    </w:p>
    <w:p w14:paraId="2DC98347" w14:textId="77777777" w:rsidR="00EA4BD5" w:rsidRDefault="00EA4BD5" w:rsidP="0080103F">
      <w:pPr>
        <w:pStyle w:val="ListParagraph"/>
        <w:numPr>
          <w:ilvl w:val="0"/>
          <w:numId w:val="32"/>
        </w:numPr>
        <w:spacing w:after="153" w:line="360" w:lineRule="auto"/>
        <w:ind w:right="3"/>
      </w:pPr>
      <w:r>
        <w:t xml:space="preserve">Class </w:t>
      </w:r>
    </w:p>
    <w:p w14:paraId="26BE0B6B" w14:textId="1F959938" w:rsidR="00EA4BD5" w:rsidRDefault="00EA4BD5" w:rsidP="0080103F">
      <w:pPr>
        <w:pStyle w:val="ListParagraph"/>
        <w:numPr>
          <w:ilvl w:val="0"/>
          <w:numId w:val="32"/>
        </w:numPr>
        <w:spacing w:after="147" w:line="360" w:lineRule="auto"/>
        <w:ind w:right="3"/>
      </w:pPr>
      <w:r>
        <w:t xml:space="preserve">Sequence </w:t>
      </w:r>
    </w:p>
    <w:p w14:paraId="63C8CC6E" w14:textId="77777777" w:rsidR="00EA4BD5" w:rsidRDefault="00EA4BD5" w:rsidP="0080103F">
      <w:pPr>
        <w:pStyle w:val="ListParagraph"/>
        <w:numPr>
          <w:ilvl w:val="0"/>
          <w:numId w:val="32"/>
        </w:numPr>
        <w:spacing w:after="155" w:line="360" w:lineRule="auto"/>
        <w:ind w:right="3"/>
      </w:pPr>
      <w:r>
        <w:t xml:space="preserve">Object </w:t>
      </w:r>
    </w:p>
    <w:p w14:paraId="29577985" w14:textId="77777777" w:rsidR="00EA4BD5" w:rsidRDefault="00EA4BD5" w:rsidP="0080103F">
      <w:pPr>
        <w:pStyle w:val="ListParagraph"/>
        <w:numPr>
          <w:ilvl w:val="0"/>
          <w:numId w:val="32"/>
        </w:numPr>
        <w:spacing w:after="381" w:line="360" w:lineRule="auto"/>
        <w:ind w:right="3"/>
      </w:pPr>
      <w:r>
        <w:t xml:space="preserve">Timing diagram  </w:t>
      </w:r>
    </w:p>
    <w:p w14:paraId="1BDDA9D4" w14:textId="77777777" w:rsidR="00EA4BD5" w:rsidRDefault="00EA4BD5" w:rsidP="00EA4BD5">
      <w:pPr>
        <w:spacing w:after="168" w:line="356" w:lineRule="auto"/>
        <w:ind w:left="9" w:right="1629"/>
        <w:rPr>
          <w:lang w:val="en-GB"/>
        </w:rPr>
      </w:pPr>
      <w:r>
        <w:rPr>
          <w:b/>
          <w:lang w:val="en-GB"/>
        </w:rPr>
        <w:t>Coding and testing</w:t>
      </w:r>
      <w:r>
        <w:rPr>
          <w:lang w:val="en-GB"/>
        </w:rPr>
        <w:t xml:space="preserve">: This is the phase where we program the designed features and test the coded features.    </w:t>
      </w:r>
    </w:p>
    <w:p w14:paraId="21C8DA92" w14:textId="5F6BC0F4" w:rsidR="00EA4BD5" w:rsidRDefault="00EA4BD5" w:rsidP="00EA4BD5">
      <w:pPr>
        <w:spacing w:after="170" w:line="358" w:lineRule="auto"/>
        <w:ind w:left="9" w:right="1761"/>
        <w:rPr>
          <w:lang w:val="en-GB"/>
        </w:rPr>
      </w:pPr>
      <w:r>
        <w:rPr>
          <w:b/>
          <w:lang w:val="en-GB"/>
        </w:rPr>
        <w:t>The recipe:</w:t>
      </w:r>
      <w:r>
        <w:rPr>
          <w:lang w:val="en-GB"/>
        </w:rPr>
        <w:t xml:space="preserve"> Also known as, the deliverables is the validation phase of the functions of the developed system. </w:t>
      </w:r>
    </w:p>
    <w:p w14:paraId="0EF8E8D8" w14:textId="1C95D857" w:rsidR="00DB64D5" w:rsidRDefault="00350F52" w:rsidP="00F8125D">
      <w:pPr>
        <w:pStyle w:val="Heading2"/>
        <w:rPr>
          <w:lang w:val="en-GB"/>
        </w:rPr>
      </w:pPr>
      <w:r>
        <w:rPr>
          <w:lang w:val="en-GB"/>
        </w:rPr>
        <w:br w:type="page"/>
      </w:r>
    </w:p>
    <w:p w14:paraId="30E2EF6E" w14:textId="1EEBA8AF" w:rsidR="00F8125D" w:rsidRDefault="00F8125D" w:rsidP="0080103F">
      <w:pPr>
        <w:pStyle w:val="Heading2"/>
        <w:numPr>
          <w:ilvl w:val="0"/>
          <w:numId w:val="27"/>
        </w:numPr>
        <w:rPr>
          <w:lang w:val="en-GB"/>
        </w:rPr>
      </w:pPr>
      <w:r>
        <w:rPr>
          <w:lang w:val="en-GB"/>
        </w:rPr>
        <w:lastRenderedPageBreak/>
        <w:t xml:space="preserve">Justification of the method of </w:t>
      </w:r>
      <w:r w:rsidR="003020CE">
        <w:rPr>
          <w:lang w:val="en-GB"/>
        </w:rPr>
        <w:t>analysis</w:t>
      </w:r>
    </w:p>
    <w:p w14:paraId="06DD3CB4" w14:textId="77777777" w:rsidR="003020CE" w:rsidRDefault="003020CE" w:rsidP="009A7FA8">
      <w:pPr>
        <w:spacing w:line="360" w:lineRule="auto"/>
        <w:ind w:firstLine="360"/>
      </w:pPr>
      <w:r w:rsidRPr="003020CE">
        <w:t xml:space="preserve">The reason why we chose UML modelling language and the software development process 2TUP instead of many others that exist, include: </w:t>
      </w:r>
    </w:p>
    <w:p w14:paraId="04934F1B" w14:textId="77777777" w:rsidR="003020CE" w:rsidRDefault="003020CE" w:rsidP="0080103F">
      <w:pPr>
        <w:pStyle w:val="ListParagraph"/>
        <w:numPr>
          <w:ilvl w:val="0"/>
          <w:numId w:val="33"/>
        </w:numPr>
        <w:spacing w:line="360" w:lineRule="auto"/>
      </w:pPr>
      <w:r w:rsidRPr="003020CE">
        <w:t xml:space="preserve">UML is the current standard for programming in an object-oriented language. For this reason, it is widely understood and well known making it easy for a new programmer to join the project and be productive from the very first day. </w:t>
      </w:r>
    </w:p>
    <w:p w14:paraId="6CD4589A" w14:textId="77777777" w:rsidR="003020CE" w:rsidRDefault="003020CE" w:rsidP="0080103F">
      <w:pPr>
        <w:pStyle w:val="ListParagraph"/>
        <w:numPr>
          <w:ilvl w:val="0"/>
          <w:numId w:val="33"/>
        </w:numPr>
        <w:spacing w:line="360" w:lineRule="auto"/>
      </w:pPr>
      <w:r w:rsidRPr="003020CE">
        <w:t>UML diagrams allow teams to visualize how a project is or will be working, and they can be used in any field, not just software engineering. The diagrams will allow teams to visualize together how a system or a process will work or did work. It can provide new ideas for how teams must collaborate to achieve the goal of the work-flow process.</w:t>
      </w:r>
    </w:p>
    <w:p w14:paraId="6721959D" w14:textId="77777777" w:rsidR="003020CE" w:rsidRDefault="003020CE" w:rsidP="0080103F">
      <w:pPr>
        <w:pStyle w:val="ListParagraph"/>
        <w:numPr>
          <w:ilvl w:val="0"/>
          <w:numId w:val="33"/>
        </w:numPr>
        <w:spacing w:line="360" w:lineRule="auto"/>
      </w:pPr>
      <w:r w:rsidRPr="003020CE">
        <w:t xml:space="preserve">2TUP is centered around the creation and maintenance of a model, rather than the production of mountain documents. 2TUP is user oriented as it permits the development of software that responds to the needs of the users through the study of the user needs. </w:t>
      </w:r>
    </w:p>
    <w:p w14:paraId="42F3D311" w14:textId="7948563F" w:rsidR="003020CE" w:rsidRPr="003020CE" w:rsidRDefault="003020CE" w:rsidP="0080103F">
      <w:pPr>
        <w:pStyle w:val="ListParagraph"/>
        <w:numPr>
          <w:ilvl w:val="0"/>
          <w:numId w:val="33"/>
        </w:numPr>
        <w:spacing w:line="360" w:lineRule="auto"/>
        <w:rPr>
          <w:lang w:val="en-GB"/>
        </w:rPr>
      </w:pPr>
      <w:r w:rsidRPr="003020CE">
        <w:t>2TUP is iterative and incremental, hence it enables the project team to produce refined amelioration if necessary and easily integrate it in the already existing system. 2TUP by permitting the project team identify and test the key functionalities of the system limits the risk related to building the system.</w:t>
      </w:r>
    </w:p>
    <w:p w14:paraId="2939BCD0" w14:textId="7F4DEE75" w:rsidR="00350F52" w:rsidRDefault="00615B9E" w:rsidP="0080103F">
      <w:pPr>
        <w:pStyle w:val="Heading1"/>
        <w:numPr>
          <w:ilvl w:val="1"/>
          <w:numId w:val="25"/>
        </w:numPr>
        <w:rPr>
          <w:lang w:val="en-GB"/>
        </w:rPr>
      </w:pPr>
      <w:r>
        <w:rPr>
          <w:lang w:val="en-GB"/>
        </w:rPr>
        <w:t>MODELLING OF THE PROPOSED SOLUTION</w:t>
      </w:r>
    </w:p>
    <w:p w14:paraId="08A69CEA" w14:textId="5CC20455" w:rsidR="00615B9E" w:rsidRDefault="00615B9E" w:rsidP="0080103F">
      <w:pPr>
        <w:pStyle w:val="Heading2"/>
        <w:numPr>
          <w:ilvl w:val="2"/>
          <w:numId w:val="25"/>
        </w:numPr>
        <w:rPr>
          <w:lang w:val="en-GB"/>
        </w:rPr>
      </w:pPr>
      <w:r>
        <w:rPr>
          <w:lang w:val="en-GB"/>
        </w:rPr>
        <w:t>Use case Diagram</w:t>
      </w:r>
    </w:p>
    <w:p w14:paraId="5C5CB965" w14:textId="2925257D" w:rsidR="00615B9E" w:rsidRDefault="00DA5AC4" w:rsidP="0080103F">
      <w:pPr>
        <w:pStyle w:val="Heading3"/>
        <w:numPr>
          <w:ilvl w:val="3"/>
          <w:numId w:val="25"/>
        </w:numPr>
        <w:rPr>
          <w:lang w:val="en-GB"/>
        </w:rPr>
      </w:pPr>
      <w:r>
        <w:rPr>
          <w:lang w:val="en-GB"/>
        </w:rPr>
        <w:t>Definition</w:t>
      </w:r>
    </w:p>
    <w:p w14:paraId="47079C4D" w14:textId="3875D297" w:rsidR="006F4C26" w:rsidRDefault="006F4C26" w:rsidP="009A7FA8">
      <w:pPr>
        <w:spacing w:line="360" w:lineRule="auto"/>
        <w:ind w:firstLine="360"/>
      </w:pPr>
      <w:r>
        <w:rPr>
          <w:lang w:val="en-GB"/>
        </w:rPr>
        <w:t xml:space="preserve">Use-case diagrams describe the high-level functions and scope of a system. These diagrams also identify the interactions between the system and its actors. </w:t>
      </w:r>
      <w:r>
        <w:t xml:space="preserve">The main objectives of the use case diagram are:  </w:t>
      </w:r>
      <w:r>
        <w:rPr>
          <w:color w:val="1F4E79"/>
        </w:rPr>
        <w:t xml:space="preserve"> </w:t>
      </w:r>
      <w:r>
        <w:t xml:space="preserve"> </w:t>
      </w:r>
    </w:p>
    <w:p w14:paraId="0A0422FF" w14:textId="77777777" w:rsidR="006F4C26" w:rsidRPr="00CB67D1" w:rsidRDefault="006F4C26" w:rsidP="0080103F">
      <w:pPr>
        <w:pStyle w:val="ListParagraph"/>
        <w:numPr>
          <w:ilvl w:val="0"/>
          <w:numId w:val="34"/>
        </w:numPr>
        <w:spacing w:line="360" w:lineRule="auto"/>
        <w:rPr>
          <w:lang w:val="en-GB"/>
        </w:rPr>
      </w:pPr>
      <w:r w:rsidRPr="00CB67D1">
        <w:rPr>
          <w:lang w:val="en-GB"/>
        </w:rPr>
        <w:t xml:space="preserve">Provide a high-level view of the system.     </w:t>
      </w:r>
    </w:p>
    <w:p w14:paraId="5BBF4F20" w14:textId="77777777" w:rsidR="006F4C26" w:rsidRPr="00CB67D1" w:rsidRDefault="006F4C26" w:rsidP="0080103F">
      <w:pPr>
        <w:pStyle w:val="ListParagraph"/>
        <w:numPr>
          <w:ilvl w:val="0"/>
          <w:numId w:val="34"/>
        </w:numPr>
        <w:spacing w:line="360" w:lineRule="auto"/>
        <w:rPr>
          <w:lang w:val="en-GB"/>
        </w:rPr>
      </w:pPr>
      <w:r w:rsidRPr="00CB67D1">
        <w:rPr>
          <w:lang w:val="en-GB"/>
        </w:rPr>
        <w:t xml:space="preserve">Identify the functions of the system.    </w:t>
      </w:r>
    </w:p>
    <w:p w14:paraId="554B6B32" w14:textId="53AF0716" w:rsidR="00CB67D1" w:rsidRDefault="006F4C26" w:rsidP="00CB67D1">
      <w:pPr>
        <w:spacing w:line="360" w:lineRule="auto"/>
        <w:rPr>
          <w:lang w:val="en-GB"/>
        </w:rPr>
      </w:pPr>
      <w:r>
        <w:rPr>
          <w:lang w:val="en-GB"/>
        </w:rPr>
        <w:t xml:space="preserve">Use case diagrams are completed with a textual description of each use case that is intended to define the use case in details.   </w:t>
      </w:r>
    </w:p>
    <w:p w14:paraId="2CB28458" w14:textId="77777777" w:rsidR="000D37C4" w:rsidRDefault="000D37C4" w:rsidP="00CB67D1">
      <w:pPr>
        <w:spacing w:line="360" w:lineRule="auto"/>
        <w:rPr>
          <w:lang w:val="en-GB"/>
        </w:rPr>
      </w:pPr>
    </w:p>
    <w:p w14:paraId="7CAFAB0F" w14:textId="53DAF054" w:rsidR="00CB67D1" w:rsidRDefault="000D37C4" w:rsidP="0080103F">
      <w:pPr>
        <w:pStyle w:val="Heading3"/>
        <w:numPr>
          <w:ilvl w:val="3"/>
          <w:numId w:val="25"/>
        </w:numPr>
        <w:rPr>
          <w:lang w:val="en-GB"/>
        </w:rPr>
      </w:pPr>
      <w:r w:rsidRPr="00604546">
        <w:rPr>
          <w:noProof/>
          <w:lang w:val="en-GB"/>
        </w:rPr>
        <w:lastRenderedPageBreak/>
        <w:drawing>
          <wp:anchor distT="0" distB="0" distL="114300" distR="114300" simplePos="0" relativeHeight="251658268" behindDoc="0" locked="0" layoutInCell="1" allowOverlap="1" wp14:anchorId="3B62B28A" wp14:editId="4D9E5002">
            <wp:simplePos x="0" y="0"/>
            <wp:positionH relativeFrom="margin">
              <wp:align>right</wp:align>
            </wp:positionH>
            <wp:positionV relativeFrom="paragraph">
              <wp:posOffset>248285</wp:posOffset>
            </wp:positionV>
            <wp:extent cx="5943600" cy="2866390"/>
            <wp:effectExtent l="0" t="0" r="0" b="0"/>
            <wp:wrapSquare wrapText="bothSides"/>
            <wp:docPr id="49122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370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anchor>
        </w:drawing>
      </w:r>
      <w:r>
        <w:rPr>
          <w:lang w:val="en-GB"/>
        </w:rPr>
        <w:t>Formalism</w:t>
      </w:r>
    </w:p>
    <w:p w14:paraId="040B7F28" w14:textId="339D58CE" w:rsidR="00CF70FB" w:rsidRPr="00CF70FB" w:rsidRDefault="000917BE" w:rsidP="0080103F">
      <w:pPr>
        <w:pStyle w:val="Heading3"/>
        <w:numPr>
          <w:ilvl w:val="3"/>
          <w:numId w:val="25"/>
        </w:numPr>
        <w:rPr>
          <w:lang w:val="en-GB"/>
        </w:rPr>
      </w:pPr>
      <w:r>
        <w:rPr>
          <w:noProof/>
        </w:rPr>
        <mc:AlternateContent>
          <mc:Choice Requires="wps">
            <w:drawing>
              <wp:anchor distT="0" distB="0" distL="114300" distR="114300" simplePos="0" relativeHeight="251658269" behindDoc="0" locked="0" layoutInCell="1" allowOverlap="1" wp14:anchorId="684FE83C" wp14:editId="49ED6190">
                <wp:simplePos x="0" y="0"/>
                <wp:positionH relativeFrom="column">
                  <wp:posOffset>0</wp:posOffset>
                </wp:positionH>
                <wp:positionV relativeFrom="paragraph">
                  <wp:posOffset>2923540</wp:posOffset>
                </wp:positionV>
                <wp:extent cx="5943600" cy="635"/>
                <wp:effectExtent l="0" t="0" r="0" b="0"/>
                <wp:wrapSquare wrapText="bothSides"/>
                <wp:docPr id="208272946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F0841A" w14:textId="4871FC7A" w:rsidR="000917BE" w:rsidRPr="005C5DB7" w:rsidRDefault="000917BE" w:rsidP="0080423B">
                            <w:pPr>
                              <w:pStyle w:val="Caption"/>
                              <w:rPr>
                                <w:lang w:val="en-GB"/>
                              </w:rPr>
                            </w:pPr>
                            <w:r>
                              <w:t xml:space="preserve">Figure </w:t>
                            </w:r>
                            <w:fldSimple w:instr=" SEQ Figure \* ARABIC ">
                              <w:ins w:id="25" w:author="Elvado Temgoua" w:date="2026-08-21T20:58:00Z" w16du:dateUtc="2026-08-21T19:58:00Z">
                                <w:r w:rsidR="008C4724">
                                  <w:rPr>
                                    <w:noProof/>
                                  </w:rPr>
                                  <w:t>6</w:t>
                                </w:r>
                              </w:ins>
                              <w:del w:id="26" w:author="Elvado Temgoua" w:date="2026-08-21T20:58:00Z" w16du:dateUtc="2026-08-21T19:58:00Z">
                                <w:r w:rsidR="00916420" w:rsidDel="008C4724">
                                  <w:rPr>
                                    <w:noProof/>
                                  </w:rPr>
                                  <w:delText>5</w:delText>
                                </w:r>
                              </w:del>
                            </w:fldSimple>
                            <w:r>
                              <w:t xml:space="preserve"> Use case diagram formalism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FE83C" id="_x0000_s1049" type="#_x0000_t202" style="position:absolute;left:0;text-align:left;margin-left:0;margin-top:230.2pt;width:468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O3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" stroked="f">
                <v:textbox style="mso-fit-shape-to-text:t" inset="0,0,0,0">
                  <w:txbxContent>
                    <w:p w14:paraId="35F0841A" w14:textId="4871FC7A" w:rsidR="000917BE" w:rsidRPr="005C5DB7" w:rsidRDefault="000917BE" w:rsidP="0080423B">
                      <w:pPr>
                        <w:pStyle w:val="Caption"/>
                        <w:rPr>
                          <w:lang w:val="en-GB"/>
                        </w:rPr>
                      </w:pPr>
                      <w:r>
                        <w:t xml:space="preserve">Figure </w:t>
                      </w:r>
                      <w:fldSimple w:instr=" SEQ Figure \* ARABIC ">
                        <w:ins w:id="27" w:author="Elvado Temgoua" w:date="2026-08-21T20:58:00Z" w16du:dateUtc="2026-08-21T19:58:00Z">
                          <w:r w:rsidR="008C4724">
                            <w:rPr>
                              <w:noProof/>
                            </w:rPr>
                            <w:t>6</w:t>
                          </w:r>
                        </w:ins>
                        <w:del w:id="28" w:author="Elvado Temgoua" w:date="2026-08-21T20:58:00Z" w16du:dateUtc="2026-08-21T19:58:00Z">
                          <w:r w:rsidR="00916420" w:rsidDel="008C4724">
                            <w:rPr>
                              <w:noProof/>
                            </w:rPr>
                            <w:delText>5</w:delText>
                          </w:r>
                        </w:del>
                      </w:fldSimple>
                      <w:r>
                        <w:t xml:space="preserve"> Use case diagram formalism</w:t>
                      </w:r>
                    </w:p>
                  </w:txbxContent>
                </v:textbox>
                <w10:wrap type="square"/>
              </v:shape>
            </w:pict>
          </mc:Fallback>
        </mc:AlternateContent>
      </w:r>
      <w:r w:rsidR="00CF70FB">
        <w:rPr>
          <w:lang w:val="en-GB"/>
        </w:rPr>
        <w:t>Elements</w:t>
      </w:r>
    </w:p>
    <w:p w14:paraId="7FD1CD83" w14:textId="366A4AC3" w:rsidR="00CF70FB" w:rsidRDefault="00CF70FB" w:rsidP="0080423B">
      <w:pPr>
        <w:pStyle w:val="Caption"/>
        <w:keepNext/>
      </w:pPr>
      <w:r>
        <w:t xml:space="preserve">Table </w:t>
      </w:r>
      <w:fldSimple w:instr=" SEQ Table \* ARABIC ">
        <w:r w:rsidR="00A00418">
          <w:rPr>
            <w:noProof/>
          </w:rPr>
          <w:t>6</w:t>
        </w:r>
      </w:fldSimple>
      <w:r>
        <w:t xml:space="preserve"> Use case diagram component</w:t>
      </w:r>
    </w:p>
    <w:tbl>
      <w:tblPr>
        <w:tblStyle w:val="GridTable4-Accent2"/>
        <w:tblW w:w="9446" w:type="dxa"/>
        <w:tblLook w:val="04A0" w:firstRow="1" w:lastRow="0" w:firstColumn="1" w:lastColumn="0" w:noHBand="0" w:noVBand="1"/>
      </w:tblPr>
      <w:tblGrid>
        <w:gridCol w:w="2531"/>
        <w:gridCol w:w="4140"/>
        <w:gridCol w:w="2775"/>
      </w:tblGrid>
      <w:tr w:rsidR="00CF70FB" w14:paraId="204D21D5" w14:textId="77777777" w:rsidTr="0080423B">
        <w:trPr>
          <w:cnfStyle w:val="100000000000" w:firstRow="1" w:lastRow="0" w:firstColumn="0" w:lastColumn="0" w:oddVBand="0" w:evenVBand="0" w:oddHBand="0"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9446" w:type="dxa"/>
            <w:gridSpan w:val="3"/>
            <w:vAlign w:val="center"/>
          </w:tcPr>
          <w:p w14:paraId="16CF0DB2" w14:textId="7608D3A9" w:rsidR="00CF70FB" w:rsidRDefault="00B546CC" w:rsidP="0080423B">
            <w:pPr>
              <w:tabs>
                <w:tab w:val="center" w:pos="3524"/>
                <w:tab w:val="center" w:pos="6932"/>
              </w:tabs>
              <w:spacing w:line="259" w:lineRule="auto"/>
              <w:jc w:val="center"/>
            </w:pPr>
            <w:r>
              <w:rPr>
                <w:color w:val="DFE3E5"/>
              </w:rPr>
              <w:t xml:space="preserve">Elements </w:t>
            </w:r>
            <w:r>
              <w:rPr>
                <w:color w:val="DFE3E5"/>
              </w:rPr>
              <w:tab/>
            </w:r>
            <w:r w:rsidR="00AB1A61">
              <w:rPr>
                <w:color w:val="DFE3E5"/>
              </w:rPr>
              <w:t xml:space="preserve">Notation </w:t>
            </w:r>
            <w:r w:rsidR="00AB1A61">
              <w:rPr>
                <w:color w:val="DFE3E5"/>
              </w:rPr>
              <w:tab/>
            </w:r>
            <w:r w:rsidR="00CF70FB">
              <w:rPr>
                <w:color w:val="DFE3E5"/>
              </w:rPr>
              <w:t>Description</w:t>
            </w:r>
          </w:p>
        </w:tc>
      </w:tr>
      <w:tr w:rsidR="00CF70FB" w:rsidRPr="00CF7C91" w14:paraId="6C00FC7A" w14:textId="77777777" w:rsidTr="0080423B">
        <w:trPr>
          <w:cnfStyle w:val="000000100000" w:firstRow="0" w:lastRow="0" w:firstColumn="0" w:lastColumn="0" w:oddVBand="0" w:evenVBand="0" w:oddHBand="1" w:evenHBand="0" w:firstRowFirstColumn="0" w:firstRowLastColumn="0" w:lastRowFirstColumn="0" w:lastRowLastColumn="0"/>
          <w:trHeight w:val="2503"/>
        </w:trPr>
        <w:tc>
          <w:tcPr>
            <w:cnfStyle w:val="001000000000" w:firstRow="0" w:lastRow="0" w:firstColumn="1" w:lastColumn="0" w:oddVBand="0" w:evenVBand="0" w:oddHBand="0" w:evenHBand="0" w:firstRowFirstColumn="0" w:firstRowLastColumn="0" w:lastRowFirstColumn="0" w:lastRowLastColumn="0"/>
            <w:tcW w:w="2531" w:type="dxa"/>
          </w:tcPr>
          <w:p w14:paraId="4A17BCBF" w14:textId="77777777" w:rsidR="00CF70FB" w:rsidRDefault="00CF70FB" w:rsidP="00E957A9">
            <w:pPr>
              <w:spacing w:line="259" w:lineRule="auto"/>
              <w:ind w:left="103"/>
              <w:jc w:val="left"/>
            </w:pPr>
            <w:r>
              <w:t xml:space="preserve">Actors  </w:t>
            </w:r>
          </w:p>
        </w:tc>
        <w:tc>
          <w:tcPr>
            <w:tcW w:w="4140" w:type="dxa"/>
          </w:tcPr>
          <w:p w14:paraId="0BB0D976" w14:textId="77777777" w:rsidR="00CF70FB" w:rsidRDefault="00CF70FB" w:rsidP="00E957A9">
            <w:pPr>
              <w:spacing w:line="259" w:lineRule="auto"/>
              <w:ind w:left="102"/>
              <w:jc w:val="left"/>
              <w:cnfStyle w:val="000000100000" w:firstRow="0" w:lastRow="0" w:firstColumn="0" w:lastColumn="0" w:oddVBand="0" w:evenVBand="0" w:oddHBand="1" w:evenHBand="0" w:firstRowFirstColumn="0" w:firstRowLastColumn="0" w:lastRowFirstColumn="0" w:lastRowLastColumn="0"/>
            </w:pPr>
            <w:r>
              <w:t xml:space="preserve"> </w:t>
            </w:r>
          </w:p>
          <w:p w14:paraId="1A9330D4" w14:textId="77777777" w:rsidR="00CF70FB" w:rsidRDefault="00CF70FB" w:rsidP="00E957A9">
            <w:pPr>
              <w:spacing w:line="259" w:lineRule="auto"/>
              <w:ind w:left="844"/>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658270" behindDoc="0" locked="0" layoutInCell="1" allowOverlap="1" wp14:anchorId="4D7CEFDB" wp14:editId="18193950">
                  <wp:simplePos x="0" y="0"/>
                  <wp:positionH relativeFrom="column">
                    <wp:posOffset>645160</wp:posOffset>
                  </wp:positionH>
                  <wp:positionV relativeFrom="paragraph">
                    <wp:posOffset>107950</wp:posOffset>
                  </wp:positionV>
                  <wp:extent cx="878840" cy="866140"/>
                  <wp:effectExtent l="0" t="0" r="0" b="0"/>
                  <wp:wrapSquare wrapText="bothSides"/>
                  <wp:docPr id="8985" name="Picture 8985"/>
                  <wp:cNvGraphicFramePr/>
                  <a:graphic xmlns:a="http://schemas.openxmlformats.org/drawingml/2006/main">
                    <a:graphicData uri="http://schemas.openxmlformats.org/drawingml/2006/picture">
                      <pic:pic xmlns:pic="http://schemas.openxmlformats.org/drawingml/2006/picture">
                        <pic:nvPicPr>
                          <pic:cNvPr id="8985" name="Picture 8985"/>
                          <pic:cNvPicPr/>
                        </pic:nvPicPr>
                        <pic:blipFill>
                          <a:blip r:embed="rId23">
                            <a:extLst>
                              <a:ext uri="{28A0092B-C50C-407E-A947-70E740481C1C}">
                                <a14:useLocalDpi xmlns:a14="http://schemas.microsoft.com/office/drawing/2010/main" val="0"/>
                              </a:ext>
                            </a:extLst>
                          </a:blip>
                          <a:stretch>
                            <a:fillRect/>
                          </a:stretch>
                        </pic:blipFill>
                        <pic:spPr>
                          <a:xfrm>
                            <a:off x="0" y="0"/>
                            <a:ext cx="878840" cy="866140"/>
                          </a:xfrm>
                          <a:prstGeom prst="rect">
                            <a:avLst/>
                          </a:prstGeom>
                        </pic:spPr>
                      </pic:pic>
                    </a:graphicData>
                  </a:graphic>
                </wp:anchor>
              </w:drawing>
            </w:r>
          </w:p>
        </w:tc>
        <w:tc>
          <w:tcPr>
            <w:tcW w:w="2775" w:type="dxa"/>
          </w:tcPr>
          <w:p w14:paraId="1BC4E7E5" w14:textId="77777777" w:rsidR="00CF70FB" w:rsidRDefault="00CF70FB" w:rsidP="0080423B">
            <w:pPr>
              <w:spacing w:line="259" w:lineRule="auto"/>
              <w:ind w:left="102" w:right="103"/>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Represents an entity that directly interacts with the system. The actor is what performs the different possible actions of the system  </w:t>
            </w:r>
          </w:p>
        </w:tc>
      </w:tr>
      <w:tr w:rsidR="00CF70FB" w:rsidRPr="00CF7C91" w14:paraId="5C1EEC29" w14:textId="77777777" w:rsidTr="0080423B">
        <w:trPr>
          <w:trHeight w:val="2093"/>
        </w:trPr>
        <w:tc>
          <w:tcPr>
            <w:cnfStyle w:val="001000000000" w:firstRow="0" w:lastRow="0" w:firstColumn="1" w:lastColumn="0" w:oddVBand="0" w:evenVBand="0" w:oddHBand="0" w:evenHBand="0" w:firstRowFirstColumn="0" w:firstRowLastColumn="0" w:lastRowFirstColumn="0" w:lastRowLastColumn="0"/>
            <w:tcW w:w="2531" w:type="dxa"/>
          </w:tcPr>
          <w:p w14:paraId="7CE2CEAD" w14:textId="77777777" w:rsidR="00CF70FB" w:rsidRDefault="00CF70FB" w:rsidP="00E957A9">
            <w:pPr>
              <w:spacing w:line="259" w:lineRule="auto"/>
              <w:ind w:left="103"/>
              <w:jc w:val="left"/>
            </w:pPr>
            <w:r>
              <w:t xml:space="preserve">Use case  </w:t>
            </w:r>
          </w:p>
        </w:tc>
        <w:tc>
          <w:tcPr>
            <w:tcW w:w="4140" w:type="dxa"/>
          </w:tcPr>
          <w:p w14:paraId="241FB484" w14:textId="77777777" w:rsidR="00CF70FB" w:rsidRDefault="00CF70FB" w:rsidP="00E957A9">
            <w:pPr>
              <w:tabs>
                <w:tab w:val="center" w:pos="1714"/>
              </w:tabs>
              <w:spacing w:line="259" w:lineRule="auto"/>
              <w:jc w:val="left"/>
              <w:cnfStyle w:val="000000000000" w:firstRow="0" w:lastRow="0" w:firstColumn="0" w:lastColumn="0" w:oddVBand="0" w:evenVBand="0" w:oddHBand="0" w:evenHBand="0" w:firstRowFirstColumn="0" w:firstRowLastColumn="0" w:lastRowFirstColumn="0" w:lastRowLastColumn="0"/>
            </w:pPr>
            <w:r>
              <w:t xml:space="preserve"> </w:t>
            </w:r>
            <w:r>
              <w:tab/>
              <w:t xml:space="preserve"> </w:t>
            </w:r>
            <w:r>
              <w:rPr>
                <w:noProof/>
              </w:rPr>
              <w:drawing>
                <wp:inline distT="0" distB="0" distL="0" distR="0" wp14:anchorId="27F8D136" wp14:editId="0F7EBBD8">
                  <wp:extent cx="1189990" cy="899160"/>
                  <wp:effectExtent l="0" t="0" r="0" b="0"/>
                  <wp:docPr id="8983" name="Picture 8983"/>
                  <wp:cNvGraphicFramePr/>
                  <a:graphic xmlns:a="http://schemas.openxmlformats.org/drawingml/2006/main">
                    <a:graphicData uri="http://schemas.openxmlformats.org/drawingml/2006/picture">
                      <pic:pic xmlns:pic="http://schemas.openxmlformats.org/drawingml/2006/picture">
                        <pic:nvPicPr>
                          <pic:cNvPr id="8983" name="Picture 8983"/>
                          <pic:cNvPicPr/>
                        </pic:nvPicPr>
                        <pic:blipFill>
                          <a:blip r:embed="rId24"/>
                          <a:stretch>
                            <a:fillRect/>
                          </a:stretch>
                        </pic:blipFill>
                        <pic:spPr>
                          <a:xfrm>
                            <a:off x="0" y="0"/>
                            <a:ext cx="1189990" cy="899160"/>
                          </a:xfrm>
                          <a:prstGeom prst="rect">
                            <a:avLst/>
                          </a:prstGeom>
                        </pic:spPr>
                      </pic:pic>
                    </a:graphicData>
                  </a:graphic>
                </wp:inline>
              </w:drawing>
            </w:r>
          </w:p>
        </w:tc>
        <w:tc>
          <w:tcPr>
            <w:tcW w:w="2775" w:type="dxa"/>
          </w:tcPr>
          <w:p w14:paraId="6F5CF48E" w14:textId="77777777" w:rsidR="00CF70FB" w:rsidRDefault="00CF70FB" w:rsidP="0080423B">
            <w:pPr>
              <w:spacing w:line="259" w:lineRule="auto"/>
              <w:ind w:left="102" w:right="145"/>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 use case represents a functionality of the system. An actor can perform an action. </w:t>
            </w:r>
          </w:p>
        </w:tc>
      </w:tr>
      <w:tr w:rsidR="00CF70FB" w:rsidRPr="00CF7C91" w14:paraId="526FFC8C" w14:textId="77777777" w:rsidTr="0080423B">
        <w:trPr>
          <w:cnfStyle w:val="000000100000" w:firstRow="0" w:lastRow="0" w:firstColumn="0" w:lastColumn="0" w:oddVBand="0" w:evenVBand="0" w:oddHBand="1" w:evenHBand="0" w:firstRowFirstColumn="0" w:firstRowLastColumn="0" w:lastRowFirstColumn="0" w:lastRowLastColumn="0"/>
          <w:trHeight w:val="1629"/>
        </w:trPr>
        <w:tc>
          <w:tcPr>
            <w:cnfStyle w:val="001000000000" w:firstRow="0" w:lastRow="0" w:firstColumn="1" w:lastColumn="0" w:oddVBand="0" w:evenVBand="0" w:oddHBand="0" w:evenHBand="0" w:firstRowFirstColumn="0" w:firstRowLastColumn="0" w:lastRowFirstColumn="0" w:lastRowLastColumn="0"/>
            <w:tcW w:w="2531" w:type="dxa"/>
          </w:tcPr>
          <w:p w14:paraId="2956D569" w14:textId="77777777" w:rsidR="00CF70FB" w:rsidRDefault="00CF70FB" w:rsidP="00E957A9">
            <w:pPr>
              <w:spacing w:line="259" w:lineRule="auto"/>
              <w:ind w:left="103"/>
              <w:jc w:val="left"/>
            </w:pPr>
            <w:r>
              <w:lastRenderedPageBreak/>
              <w:t xml:space="preserve">Association  </w:t>
            </w:r>
          </w:p>
        </w:tc>
        <w:tc>
          <w:tcPr>
            <w:tcW w:w="4140" w:type="dxa"/>
          </w:tcPr>
          <w:p w14:paraId="0345E1EF" w14:textId="77777777" w:rsidR="00CF70FB" w:rsidRDefault="00CF70FB" w:rsidP="00E957A9">
            <w:pPr>
              <w:spacing w:line="259" w:lineRule="auto"/>
              <w:ind w:left="102"/>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F8FBEE" wp14:editId="69E57E40">
                  <wp:extent cx="2002155" cy="505460"/>
                  <wp:effectExtent l="0" t="0" r="0" b="0"/>
                  <wp:docPr id="141264" name="Picture 141264"/>
                  <wp:cNvGraphicFramePr/>
                  <a:graphic xmlns:a="http://schemas.openxmlformats.org/drawingml/2006/main">
                    <a:graphicData uri="http://schemas.openxmlformats.org/drawingml/2006/picture">
                      <pic:pic xmlns:pic="http://schemas.openxmlformats.org/drawingml/2006/picture">
                        <pic:nvPicPr>
                          <pic:cNvPr id="141264" name="Picture 141264"/>
                          <pic:cNvPicPr/>
                        </pic:nvPicPr>
                        <pic:blipFill>
                          <a:blip r:embed="rId25"/>
                          <a:stretch>
                            <a:fillRect/>
                          </a:stretch>
                        </pic:blipFill>
                        <pic:spPr>
                          <a:xfrm>
                            <a:off x="0" y="0"/>
                            <a:ext cx="2002536" cy="505968"/>
                          </a:xfrm>
                          <a:prstGeom prst="rect">
                            <a:avLst/>
                          </a:prstGeom>
                        </pic:spPr>
                      </pic:pic>
                    </a:graphicData>
                  </a:graphic>
                </wp:inline>
              </w:drawing>
            </w:r>
          </w:p>
        </w:tc>
        <w:tc>
          <w:tcPr>
            <w:tcW w:w="2775" w:type="dxa"/>
          </w:tcPr>
          <w:p w14:paraId="2AF93790" w14:textId="77777777" w:rsidR="00CF70FB" w:rsidRDefault="00CF70FB" w:rsidP="00B546CC">
            <w:pPr>
              <w:spacing w:after="225" w:line="259" w:lineRule="auto"/>
              <w:ind w:left="102"/>
              <w:jc w:val="left"/>
              <w:cnfStyle w:val="000000100000" w:firstRow="0" w:lastRow="0" w:firstColumn="0" w:lastColumn="0" w:oddVBand="0" w:evenVBand="0" w:oddHBand="1" w:evenHBand="0" w:firstRowFirstColumn="0" w:firstRowLastColumn="0" w:lastRowFirstColumn="0" w:lastRowLastColumn="0"/>
            </w:pPr>
            <w:r>
              <w:t xml:space="preserve">  </w:t>
            </w:r>
          </w:p>
          <w:p w14:paraId="35D54976" w14:textId="77777777" w:rsidR="00CF70FB" w:rsidRDefault="00CF70FB" w:rsidP="0080423B">
            <w:pPr>
              <w:spacing w:line="259" w:lineRule="auto"/>
              <w:ind w:left="102"/>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It indicates that an actor takes part in a use Case.  </w:t>
            </w:r>
          </w:p>
        </w:tc>
      </w:tr>
      <w:tr w:rsidR="00CF70FB" w:rsidRPr="00CF7C91" w14:paraId="1E92AAF8" w14:textId="77777777" w:rsidTr="0080423B">
        <w:trPr>
          <w:trHeight w:val="2519"/>
        </w:trPr>
        <w:tc>
          <w:tcPr>
            <w:cnfStyle w:val="001000000000" w:firstRow="0" w:lastRow="0" w:firstColumn="1" w:lastColumn="0" w:oddVBand="0" w:evenVBand="0" w:oddHBand="0" w:evenHBand="0" w:firstRowFirstColumn="0" w:firstRowLastColumn="0" w:lastRowFirstColumn="0" w:lastRowLastColumn="0"/>
            <w:tcW w:w="2531" w:type="dxa"/>
          </w:tcPr>
          <w:p w14:paraId="2D38680B" w14:textId="77777777" w:rsidR="00CF70FB" w:rsidRDefault="00CF70FB" w:rsidP="00E957A9">
            <w:pPr>
              <w:spacing w:line="259" w:lineRule="auto"/>
              <w:ind w:left="103"/>
              <w:jc w:val="left"/>
            </w:pPr>
            <w:r>
              <w:t xml:space="preserve">Include  </w:t>
            </w:r>
          </w:p>
        </w:tc>
        <w:tc>
          <w:tcPr>
            <w:tcW w:w="4140" w:type="dxa"/>
          </w:tcPr>
          <w:p w14:paraId="67FC3806" w14:textId="77777777" w:rsidR="00CF70FB" w:rsidRDefault="00CF70FB" w:rsidP="00E957A9">
            <w:pPr>
              <w:spacing w:line="259" w:lineRule="auto"/>
              <w:ind w:right="20"/>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293E36" wp14:editId="5D4452BD">
                  <wp:extent cx="2002790" cy="1495425"/>
                  <wp:effectExtent l="0" t="0" r="0" b="0"/>
                  <wp:docPr id="8979" name="Picture 8979"/>
                  <wp:cNvGraphicFramePr/>
                  <a:graphic xmlns:a="http://schemas.openxmlformats.org/drawingml/2006/main">
                    <a:graphicData uri="http://schemas.openxmlformats.org/drawingml/2006/picture">
                      <pic:pic xmlns:pic="http://schemas.openxmlformats.org/drawingml/2006/picture">
                        <pic:nvPicPr>
                          <pic:cNvPr id="8979" name="Picture 8979"/>
                          <pic:cNvPicPr/>
                        </pic:nvPicPr>
                        <pic:blipFill>
                          <a:blip r:embed="rId26"/>
                          <a:stretch>
                            <a:fillRect/>
                          </a:stretch>
                        </pic:blipFill>
                        <pic:spPr>
                          <a:xfrm>
                            <a:off x="0" y="0"/>
                            <a:ext cx="2002790" cy="1495679"/>
                          </a:xfrm>
                          <a:prstGeom prst="rect">
                            <a:avLst/>
                          </a:prstGeom>
                        </pic:spPr>
                      </pic:pic>
                    </a:graphicData>
                  </a:graphic>
                </wp:inline>
              </w:drawing>
            </w:r>
            <w:r>
              <w:t xml:space="preserve">  </w:t>
            </w:r>
          </w:p>
        </w:tc>
        <w:tc>
          <w:tcPr>
            <w:tcW w:w="2775" w:type="dxa"/>
          </w:tcPr>
          <w:p w14:paraId="51FE29B3" w14:textId="136A08DB" w:rsidR="00CF70FB" w:rsidRDefault="00CF70FB" w:rsidP="0080423B">
            <w:pPr>
              <w:spacing w:line="259" w:lineRule="auto"/>
              <w:ind w:left="102" w:right="102"/>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 inclusion denotes that an included action must be performed before the including action can </w:t>
            </w:r>
            <w:r w:rsidR="00B546CC">
              <w:rPr>
                <w:lang w:val="en-GB"/>
              </w:rPr>
              <w:t>be performed</w:t>
            </w:r>
            <w:r>
              <w:rPr>
                <w:lang w:val="en-GB"/>
              </w:rPr>
              <w:t xml:space="preserve">   </w:t>
            </w:r>
          </w:p>
        </w:tc>
      </w:tr>
      <w:tr w:rsidR="00CF70FB" w:rsidRPr="00CF7C91" w14:paraId="7F251AAA" w14:textId="77777777" w:rsidTr="0080423B">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2531" w:type="dxa"/>
          </w:tcPr>
          <w:p w14:paraId="7BB5B7FE" w14:textId="77777777" w:rsidR="00CF70FB" w:rsidRDefault="00CF70FB" w:rsidP="00E957A9">
            <w:pPr>
              <w:spacing w:after="112" w:line="259" w:lineRule="auto"/>
              <w:ind w:left="101"/>
              <w:jc w:val="left"/>
            </w:pPr>
            <w:r>
              <w:t xml:space="preserve">Extend  </w:t>
            </w:r>
          </w:p>
          <w:p w14:paraId="05608B8E" w14:textId="77777777" w:rsidR="00CF70FB" w:rsidRDefault="00CF70FB" w:rsidP="00E957A9">
            <w:pPr>
              <w:spacing w:line="259" w:lineRule="auto"/>
              <w:ind w:left="103"/>
              <w:jc w:val="left"/>
            </w:pPr>
            <w:r>
              <w:t xml:space="preserve">  </w:t>
            </w:r>
          </w:p>
        </w:tc>
        <w:tc>
          <w:tcPr>
            <w:tcW w:w="4140" w:type="dxa"/>
          </w:tcPr>
          <w:p w14:paraId="63D678DC" w14:textId="77777777" w:rsidR="00CF70FB" w:rsidRDefault="00CF70FB" w:rsidP="00E957A9">
            <w:pPr>
              <w:spacing w:after="7" w:line="259"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127148C" wp14:editId="734C0A4F">
                  <wp:extent cx="2121535" cy="688975"/>
                  <wp:effectExtent l="0" t="0" r="0" b="0"/>
                  <wp:docPr id="8981" name="Picture 8981"/>
                  <wp:cNvGraphicFramePr/>
                  <a:graphic xmlns:a="http://schemas.openxmlformats.org/drawingml/2006/main">
                    <a:graphicData uri="http://schemas.openxmlformats.org/drawingml/2006/picture">
                      <pic:pic xmlns:pic="http://schemas.openxmlformats.org/drawingml/2006/picture">
                        <pic:nvPicPr>
                          <pic:cNvPr id="8981" name="Picture 8981"/>
                          <pic:cNvPicPr/>
                        </pic:nvPicPr>
                        <pic:blipFill>
                          <a:blip r:embed="rId27"/>
                          <a:stretch>
                            <a:fillRect/>
                          </a:stretch>
                        </pic:blipFill>
                        <pic:spPr>
                          <a:xfrm>
                            <a:off x="0" y="0"/>
                            <a:ext cx="2121535" cy="688975"/>
                          </a:xfrm>
                          <a:prstGeom prst="rect">
                            <a:avLst/>
                          </a:prstGeom>
                        </pic:spPr>
                      </pic:pic>
                    </a:graphicData>
                  </a:graphic>
                </wp:inline>
              </w:drawing>
            </w:r>
          </w:p>
          <w:p w14:paraId="35E78B8E" w14:textId="77777777" w:rsidR="00CF70FB" w:rsidRDefault="00CF70FB" w:rsidP="00E957A9">
            <w:pPr>
              <w:spacing w:line="259" w:lineRule="auto"/>
              <w:ind w:left="102"/>
              <w:jc w:val="left"/>
              <w:cnfStyle w:val="000000100000" w:firstRow="0" w:lastRow="0" w:firstColumn="0" w:lastColumn="0" w:oddVBand="0" w:evenVBand="0" w:oddHBand="1" w:evenHBand="0" w:firstRowFirstColumn="0" w:firstRowLastColumn="0" w:lastRowFirstColumn="0" w:lastRowLastColumn="0"/>
            </w:pPr>
            <w:r>
              <w:t xml:space="preserve">  </w:t>
            </w:r>
          </w:p>
        </w:tc>
        <w:tc>
          <w:tcPr>
            <w:tcW w:w="2775" w:type="dxa"/>
          </w:tcPr>
          <w:p w14:paraId="0EE19530" w14:textId="77777777" w:rsidR="00CF70FB" w:rsidRDefault="00CF70FB" w:rsidP="0080423B">
            <w:pPr>
              <w:spacing w:line="259" w:lineRule="auto"/>
              <w:ind w:left="102" w:right="104"/>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An extension denotes that an extending action may be performed while an extended action is being performed.  </w:t>
            </w:r>
          </w:p>
        </w:tc>
      </w:tr>
      <w:tr w:rsidR="00AC785F" w:rsidRPr="00CF7C91" w14:paraId="3DB370D5" w14:textId="77777777" w:rsidTr="0080423B">
        <w:trPr>
          <w:trHeight w:val="2087"/>
        </w:trPr>
        <w:tc>
          <w:tcPr>
            <w:cnfStyle w:val="001000000000" w:firstRow="0" w:lastRow="0" w:firstColumn="1" w:lastColumn="0" w:oddVBand="0" w:evenVBand="0" w:oddHBand="0" w:evenHBand="0" w:firstRowFirstColumn="0" w:firstRowLastColumn="0" w:lastRowFirstColumn="0" w:lastRowLastColumn="0"/>
            <w:tcW w:w="2531" w:type="dxa"/>
          </w:tcPr>
          <w:p w14:paraId="5BD2C874" w14:textId="03362FC3" w:rsidR="00AC785F" w:rsidRDefault="00F92ADC" w:rsidP="00E957A9">
            <w:pPr>
              <w:spacing w:after="112" w:line="259" w:lineRule="auto"/>
              <w:ind w:left="101"/>
              <w:jc w:val="left"/>
              <w:rPr>
                <w:b w:val="0"/>
              </w:rPr>
            </w:pPr>
            <w:r>
              <w:t xml:space="preserve">Generalization  </w:t>
            </w:r>
          </w:p>
        </w:tc>
        <w:tc>
          <w:tcPr>
            <w:tcW w:w="4140" w:type="dxa"/>
          </w:tcPr>
          <w:p w14:paraId="4060F690" w14:textId="50AEA9AD" w:rsidR="00AC785F" w:rsidRDefault="00BC2782" w:rsidP="00E957A9">
            <w:pPr>
              <w:spacing w:after="7" w:line="259" w:lineRule="auto"/>
              <w:jc w:val="left"/>
              <w:cnfStyle w:val="000000000000" w:firstRow="0" w:lastRow="0" w:firstColumn="0" w:lastColumn="0" w:oddVBand="0" w:evenVBand="0" w:oddHBand="0" w:evenHBand="0" w:firstRowFirstColumn="0" w:firstRowLastColumn="0" w:lastRowFirstColumn="0" w:lastRowLastColumn="0"/>
              <w:rPr>
                <w:noProof/>
              </w:rPr>
            </w:pPr>
            <w:r>
              <w:rPr>
                <w:rFonts w:ascii="Calibri" w:eastAsia="Calibri" w:hAnsi="Calibri" w:cs="Calibri"/>
                <w:noProof/>
                <w:sz w:val="22"/>
              </w:rPr>
              <mc:AlternateContent>
                <mc:Choice Requires="wpg">
                  <w:drawing>
                    <wp:inline distT="0" distB="0" distL="0" distR="0" wp14:anchorId="57B03E91" wp14:editId="1F5D3006">
                      <wp:extent cx="1884045" cy="1547495"/>
                      <wp:effectExtent l="0" t="0" r="0" b="0"/>
                      <wp:docPr id="129532" name="Group 129532"/>
                      <wp:cNvGraphicFramePr/>
                      <a:graphic xmlns:a="http://schemas.openxmlformats.org/drawingml/2006/main">
                        <a:graphicData uri="http://schemas.microsoft.com/office/word/2010/wordprocessingGroup">
                          <wpg:wgp>
                            <wpg:cNvGrpSpPr/>
                            <wpg:grpSpPr>
                              <a:xfrm>
                                <a:off x="0" y="0"/>
                                <a:ext cx="1884045" cy="1547495"/>
                                <a:chOff x="0" y="0"/>
                                <a:chExt cx="1884045" cy="1547495"/>
                              </a:xfrm>
                            </wpg:grpSpPr>
                            <pic:pic xmlns:pic="http://schemas.openxmlformats.org/drawingml/2006/picture">
                              <pic:nvPicPr>
                                <pic:cNvPr id="9112" name="Picture 9112"/>
                                <pic:cNvPicPr/>
                              </pic:nvPicPr>
                              <pic:blipFill>
                                <a:blip r:embed="rId28"/>
                                <a:stretch>
                                  <a:fillRect/>
                                </a:stretch>
                              </pic:blipFill>
                              <pic:spPr>
                                <a:xfrm>
                                  <a:off x="0" y="0"/>
                                  <a:ext cx="349186" cy="1538478"/>
                                </a:xfrm>
                                <a:prstGeom prst="rect">
                                  <a:avLst/>
                                </a:prstGeom>
                              </pic:spPr>
                            </pic:pic>
                            <pic:pic xmlns:pic="http://schemas.openxmlformats.org/drawingml/2006/picture">
                              <pic:nvPicPr>
                                <pic:cNvPr id="9114" name="Picture 9114"/>
                                <pic:cNvPicPr/>
                              </pic:nvPicPr>
                              <pic:blipFill>
                                <a:blip r:embed="rId29"/>
                                <a:stretch>
                                  <a:fillRect/>
                                </a:stretch>
                              </pic:blipFill>
                              <pic:spPr>
                                <a:xfrm>
                                  <a:off x="301752" y="1043699"/>
                                  <a:ext cx="1582293" cy="503796"/>
                                </a:xfrm>
                                <a:prstGeom prst="rect">
                                  <a:avLst/>
                                </a:prstGeom>
                              </pic:spPr>
                            </pic:pic>
                          </wpg:wgp>
                        </a:graphicData>
                      </a:graphic>
                    </wp:inline>
                  </w:drawing>
                </mc:Choice>
                <mc:Fallback>
                  <w:pict>
                    <v:group w14:anchorId="0921F541" id="Group 129532" o:spid="_x0000_s1026" style="width:148.35pt;height:121.85pt;mso-position-horizontal-relative:char;mso-position-vertical-relative:line" coordsize="18840,15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12" o:spid="_x0000_s1027" type="#_x0000_t75" style="position:absolute;width:3491;height:15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">
                        <v:imagedata r:id="rId30" o:title=""/>
                      </v:shape>
                      <v:shape id="Picture 9114" o:spid="_x0000_s1028" type="#_x0000_t75" style="position:absolute;left:3017;top:10436;width:15823;height:5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">
                        <v:imagedata r:id="rId31" o:title=""/>
                      </v:shape>
                      <w10:anchorlock/>
                    </v:group>
                  </w:pict>
                </mc:Fallback>
              </mc:AlternateContent>
            </w:r>
          </w:p>
        </w:tc>
        <w:tc>
          <w:tcPr>
            <w:tcW w:w="2775" w:type="dxa"/>
          </w:tcPr>
          <w:p w14:paraId="31B7F428" w14:textId="77777777" w:rsidR="00652779" w:rsidRDefault="00652779" w:rsidP="0080423B">
            <w:pPr>
              <w:spacing w:line="357" w:lineRule="auto"/>
              <w:ind w:left="104" w:right="54"/>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This shows that an actor or a use case is a kind of another abstract or concrete actors can be defined and later specialized using </w:t>
            </w:r>
          </w:p>
          <w:p w14:paraId="62DFC5C8" w14:textId="77777777" w:rsidR="00AC785F" w:rsidRDefault="00AC785F" w:rsidP="0080423B">
            <w:pPr>
              <w:spacing w:line="259" w:lineRule="auto"/>
              <w:ind w:left="102" w:right="104"/>
              <w:jc w:val="left"/>
              <w:cnfStyle w:val="000000000000" w:firstRow="0" w:lastRow="0" w:firstColumn="0" w:lastColumn="0" w:oddVBand="0" w:evenVBand="0" w:oddHBand="0" w:evenHBand="0" w:firstRowFirstColumn="0" w:firstRowLastColumn="0" w:lastRowFirstColumn="0" w:lastRowLastColumn="0"/>
              <w:rPr>
                <w:lang w:val="en-GB"/>
              </w:rPr>
            </w:pPr>
          </w:p>
        </w:tc>
      </w:tr>
      <w:tr w:rsidR="00792B4D" w:rsidRPr="00CF7C91" w14:paraId="71AC727A" w14:textId="77777777" w:rsidTr="00792B4D">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2531" w:type="dxa"/>
          </w:tcPr>
          <w:p w14:paraId="51E8A62F" w14:textId="1497F2F8" w:rsidR="00792B4D" w:rsidRDefault="00B546CC" w:rsidP="00792B4D">
            <w:pPr>
              <w:spacing w:after="112" w:line="259" w:lineRule="auto"/>
              <w:ind w:left="101"/>
              <w:jc w:val="left"/>
              <w:rPr>
                <w:b w:val="0"/>
              </w:rPr>
            </w:pPr>
            <w:r>
              <w:t xml:space="preserve">System </w:t>
            </w:r>
            <w:r>
              <w:rPr>
                <w:color w:val="F2F2F2"/>
              </w:rPr>
              <w:t xml:space="preserve"> </w:t>
            </w:r>
          </w:p>
        </w:tc>
        <w:tc>
          <w:tcPr>
            <w:tcW w:w="4140" w:type="dxa"/>
          </w:tcPr>
          <w:p w14:paraId="653C371B" w14:textId="3733520E" w:rsidR="00792B4D" w:rsidRPr="0080423B" w:rsidRDefault="00792B4D" w:rsidP="00792B4D">
            <w:pPr>
              <w:spacing w:after="7" w:line="259" w:lineRule="auto"/>
              <w:jc w:val="left"/>
              <w:cnfStyle w:val="000000100000" w:firstRow="0" w:lastRow="0" w:firstColumn="0" w:lastColumn="0" w:oddVBand="0" w:evenVBand="0" w:oddHBand="1" w:evenHBand="0" w:firstRowFirstColumn="0" w:firstRowLastColumn="0" w:lastRowFirstColumn="0" w:lastRowLastColumn="0"/>
              <w:rPr>
                <w:noProof/>
                <w:lang w:val="en-GB"/>
              </w:rPr>
            </w:pPr>
            <w:r>
              <w:rPr>
                <w:noProof/>
              </w:rPr>
              <w:drawing>
                <wp:inline distT="0" distB="0" distL="0" distR="0" wp14:anchorId="46DFB7D4" wp14:editId="0A09712C">
                  <wp:extent cx="1997909" cy="1500505"/>
                  <wp:effectExtent l="0" t="0" r="0" b="0"/>
                  <wp:docPr id="9116" name="Picture 9116"/>
                  <wp:cNvGraphicFramePr/>
                  <a:graphic xmlns:a="http://schemas.openxmlformats.org/drawingml/2006/main">
                    <a:graphicData uri="http://schemas.openxmlformats.org/drawingml/2006/picture">
                      <pic:pic xmlns:pic="http://schemas.openxmlformats.org/drawingml/2006/picture">
                        <pic:nvPicPr>
                          <pic:cNvPr id="9116" name="Picture 91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7909" cy="1500505"/>
                          </a:xfrm>
                          <a:prstGeom prst="rect">
                            <a:avLst/>
                          </a:prstGeom>
                        </pic:spPr>
                      </pic:pic>
                    </a:graphicData>
                  </a:graphic>
                </wp:inline>
              </w:drawing>
            </w:r>
          </w:p>
        </w:tc>
        <w:tc>
          <w:tcPr>
            <w:tcW w:w="2775" w:type="dxa"/>
          </w:tcPr>
          <w:p w14:paraId="521B0570" w14:textId="4090A080" w:rsidR="00792B4D" w:rsidRPr="00792B4D" w:rsidRDefault="00792B4D" w:rsidP="0080423B">
            <w:pPr>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It is a container of use cases which interact with external actors  </w:t>
            </w:r>
            <w:r>
              <w:rPr>
                <w:color w:val="F2F2F2"/>
                <w:lang w:val="en-GB"/>
              </w:rPr>
              <w:t xml:space="preserve"> </w:t>
            </w:r>
          </w:p>
        </w:tc>
      </w:tr>
    </w:tbl>
    <w:p w14:paraId="4F630849" w14:textId="77777777" w:rsidR="00CF70FB" w:rsidRPr="0080423B" w:rsidRDefault="00CF70FB" w:rsidP="0080423B"/>
    <w:p w14:paraId="5203164A" w14:textId="158FE091" w:rsidR="00B546CC" w:rsidRDefault="00B546CC">
      <w:pPr>
        <w:jc w:val="left"/>
      </w:pPr>
      <w:r>
        <w:br w:type="page"/>
      </w:r>
    </w:p>
    <w:p w14:paraId="4BA6DB7D" w14:textId="1D9A5DE4" w:rsidR="00EA4BD5" w:rsidRDefault="0080423B" w:rsidP="0080103F">
      <w:pPr>
        <w:pStyle w:val="Heading3"/>
        <w:numPr>
          <w:ilvl w:val="3"/>
          <w:numId w:val="25"/>
        </w:numPr>
      </w:pPr>
      <w:r>
        <w:lastRenderedPageBreak/>
        <w:t>Actors of the system</w:t>
      </w:r>
    </w:p>
    <w:p w14:paraId="34F65954" w14:textId="4567102F" w:rsidR="0080423B" w:rsidRDefault="00237AA9" w:rsidP="0080423B">
      <w:pPr>
        <w:rPr>
          <w:b/>
          <w:bCs/>
        </w:rPr>
      </w:pPr>
      <w:r>
        <w:rPr>
          <w:b/>
          <w:bCs/>
        </w:rPr>
        <w:t>Primary Actors</w:t>
      </w:r>
    </w:p>
    <w:p w14:paraId="0CBC8BE0" w14:textId="11E4F96B" w:rsidR="00237AA9" w:rsidRDefault="00237AA9" w:rsidP="009A7FA8">
      <w:pPr>
        <w:pStyle w:val="Caption"/>
        <w:keepNext/>
      </w:pPr>
      <w:r>
        <w:t xml:space="preserve">Table </w:t>
      </w:r>
      <w:fldSimple w:instr=" SEQ Table \* ARABIC ">
        <w:r w:rsidR="00A00418">
          <w:rPr>
            <w:noProof/>
          </w:rPr>
          <w:t>7</w:t>
        </w:r>
      </w:fldSimple>
      <w:r>
        <w:t xml:space="preserve"> Primary actors of the system</w:t>
      </w:r>
    </w:p>
    <w:tbl>
      <w:tblPr>
        <w:tblStyle w:val="GridTable4-Accent2"/>
        <w:tblW w:w="0" w:type="auto"/>
        <w:tblLook w:val="04A0" w:firstRow="1" w:lastRow="0" w:firstColumn="1" w:lastColumn="0" w:noHBand="0" w:noVBand="1"/>
      </w:tblPr>
      <w:tblGrid>
        <w:gridCol w:w="2155"/>
        <w:gridCol w:w="7195"/>
      </w:tblGrid>
      <w:tr w:rsidR="00237AA9" w:rsidRPr="00237AA9" w14:paraId="1D6E7AD5"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0D7562D" w14:textId="77777777" w:rsidR="00237AA9" w:rsidRPr="00237AA9" w:rsidRDefault="00237AA9" w:rsidP="009A7FA8">
            <w:pPr>
              <w:spacing w:after="160" w:line="278" w:lineRule="auto"/>
              <w:jc w:val="center"/>
            </w:pPr>
            <w:r w:rsidRPr="00237AA9">
              <w:t>Actor</w:t>
            </w:r>
          </w:p>
        </w:tc>
        <w:tc>
          <w:tcPr>
            <w:tcW w:w="7195" w:type="dxa"/>
            <w:hideMark/>
          </w:tcPr>
          <w:p w14:paraId="1011FEF3" w14:textId="77777777" w:rsidR="00237AA9" w:rsidRPr="00237AA9" w:rsidRDefault="00237AA9" w:rsidP="009A7FA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37AA9">
              <w:t>Description</w:t>
            </w:r>
          </w:p>
        </w:tc>
      </w:tr>
      <w:tr w:rsidR="00237AA9" w:rsidRPr="00237AA9" w14:paraId="632774D2"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26B0CF4" w14:textId="77777777" w:rsidR="00237AA9" w:rsidRPr="00237AA9" w:rsidRDefault="00237AA9" w:rsidP="009A7FA8">
            <w:pPr>
              <w:spacing w:after="160" w:line="278" w:lineRule="auto"/>
              <w:jc w:val="left"/>
            </w:pPr>
            <w:r w:rsidRPr="00237AA9">
              <w:t>Visitor</w:t>
            </w:r>
          </w:p>
        </w:tc>
        <w:tc>
          <w:tcPr>
            <w:tcW w:w="7195" w:type="dxa"/>
            <w:hideMark/>
          </w:tcPr>
          <w:p w14:paraId="4FDCC2BC" w14:textId="77777777" w:rsidR="00237AA9" w:rsidRPr="00237AA9" w:rsidRDefault="00237AA9" w:rsidP="009A7FA8">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237AA9">
              <w:t>Registers and accesses the ERP system.</w:t>
            </w:r>
          </w:p>
        </w:tc>
      </w:tr>
      <w:tr w:rsidR="00237AA9" w:rsidRPr="00237AA9" w14:paraId="70E3C5D0" w14:textId="77777777" w:rsidTr="009A7FA8">
        <w:tc>
          <w:tcPr>
            <w:cnfStyle w:val="001000000000" w:firstRow="0" w:lastRow="0" w:firstColumn="1" w:lastColumn="0" w:oddVBand="0" w:evenVBand="0" w:oddHBand="0" w:evenHBand="0" w:firstRowFirstColumn="0" w:firstRowLastColumn="0" w:lastRowFirstColumn="0" w:lastRowLastColumn="0"/>
            <w:tcW w:w="2155" w:type="dxa"/>
            <w:hideMark/>
          </w:tcPr>
          <w:p w14:paraId="7BB983E9" w14:textId="77777777" w:rsidR="00237AA9" w:rsidRPr="00237AA9" w:rsidRDefault="00237AA9" w:rsidP="009A7FA8">
            <w:pPr>
              <w:spacing w:after="160" w:line="278" w:lineRule="auto"/>
              <w:jc w:val="left"/>
            </w:pPr>
            <w:r w:rsidRPr="00237AA9">
              <w:t>Employee / Intern</w:t>
            </w:r>
          </w:p>
        </w:tc>
        <w:tc>
          <w:tcPr>
            <w:tcW w:w="7195" w:type="dxa"/>
            <w:hideMark/>
          </w:tcPr>
          <w:p w14:paraId="170689DE" w14:textId="77777777" w:rsidR="00237AA9" w:rsidRPr="00237AA9" w:rsidRDefault="00237AA9" w:rsidP="009A7FA8">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237AA9">
              <w:t>Manages personal information, tasks, attendance, and receives notifications.</w:t>
            </w:r>
          </w:p>
        </w:tc>
      </w:tr>
      <w:tr w:rsidR="00237AA9" w:rsidRPr="00237AA9" w14:paraId="565B0490"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D28B74B" w14:textId="77777777" w:rsidR="00237AA9" w:rsidRPr="00237AA9" w:rsidRDefault="00237AA9" w:rsidP="009A7FA8">
            <w:pPr>
              <w:spacing w:after="160" w:line="278" w:lineRule="auto"/>
              <w:jc w:val="left"/>
            </w:pPr>
            <w:r w:rsidRPr="00237AA9">
              <w:t>Project Manager</w:t>
            </w:r>
          </w:p>
        </w:tc>
        <w:tc>
          <w:tcPr>
            <w:tcW w:w="7195" w:type="dxa"/>
            <w:hideMark/>
          </w:tcPr>
          <w:p w14:paraId="4E0CA677" w14:textId="77777777" w:rsidR="00237AA9" w:rsidRPr="00237AA9" w:rsidRDefault="00237AA9" w:rsidP="009A7FA8">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237AA9">
              <w:t>Manages projects, assigns employees, and manages the Kanban board.</w:t>
            </w:r>
          </w:p>
        </w:tc>
      </w:tr>
      <w:tr w:rsidR="00237AA9" w:rsidRPr="00237AA9" w14:paraId="534F914D" w14:textId="77777777" w:rsidTr="009A7FA8">
        <w:tc>
          <w:tcPr>
            <w:cnfStyle w:val="001000000000" w:firstRow="0" w:lastRow="0" w:firstColumn="1" w:lastColumn="0" w:oddVBand="0" w:evenVBand="0" w:oddHBand="0" w:evenHBand="0" w:firstRowFirstColumn="0" w:firstRowLastColumn="0" w:lastRowFirstColumn="0" w:lastRowLastColumn="0"/>
            <w:tcW w:w="2155" w:type="dxa"/>
            <w:hideMark/>
          </w:tcPr>
          <w:p w14:paraId="7CCAE046" w14:textId="77777777" w:rsidR="00237AA9" w:rsidRPr="00237AA9" w:rsidRDefault="00237AA9" w:rsidP="009A7FA8">
            <w:pPr>
              <w:spacing w:after="160" w:line="278" w:lineRule="auto"/>
              <w:jc w:val="left"/>
            </w:pPr>
            <w:r w:rsidRPr="00237AA9">
              <w:t>HR Manager</w:t>
            </w:r>
          </w:p>
        </w:tc>
        <w:tc>
          <w:tcPr>
            <w:tcW w:w="7195" w:type="dxa"/>
            <w:hideMark/>
          </w:tcPr>
          <w:p w14:paraId="0E0AE714" w14:textId="77777777" w:rsidR="00237AA9" w:rsidRPr="00237AA9" w:rsidRDefault="00237AA9" w:rsidP="009A7FA8">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237AA9">
              <w:t>Manages employees, monitors attendance, generates attendance reports, and views the dashboard.</w:t>
            </w:r>
          </w:p>
        </w:tc>
      </w:tr>
      <w:tr w:rsidR="00237AA9" w:rsidRPr="00237AA9" w14:paraId="7215BEA6"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E86292A" w14:textId="5489B95C" w:rsidR="007D6B0C" w:rsidRPr="00D51EE9" w:rsidRDefault="00237AA9" w:rsidP="009A7FA8">
            <w:pPr>
              <w:spacing w:after="160" w:line="278" w:lineRule="auto"/>
              <w:jc w:val="left"/>
              <w:rPr>
                <w:b w:val="0"/>
                <w:bCs w:val="0"/>
              </w:rPr>
            </w:pPr>
            <w:r w:rsidRPr="00237AA9">
              <w:t>Admin</w:t>
            </w:r>
          </w:p>
        </w:tc>
        <w:tc>
          <w:tcPr>
            <w:tcW w:w="7195" w:type="dxa"/>
            <w:hideMark/>
          </w:tcPr>
          <w:p w14:paraId="6BE60333" w14:textId="77777777" w:rsidR="00237AA9" w:rsidRPr="00237AA9" w:rsidRDefault="00237AA9" w:rsidP="009A7FA8">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237AA9">
              <w:t>Manages system users, assigns roles, and generates QR codes.</w:t>
            </w:r>
          </w:p>
        </w:tc>
      </w:tr>
      <w:tr w:rsidR="007D6B0C" w:rsidRPr="00237AA9" w14:paraId="6C669811" w14:textId="77777777" w:rsidTr="009A7FA8">
        <w:tc>
          <w:tcPr>
            <w:cnfStyle w:val="001000000000" w:firstRow="0" w:lastRow="0" w:firstColumn="1" w:lastColumn="0" w:oddVBand="0" w:evenVBand="0" w:oddHBand="0" w:evenHBand="0" w:firstRowFirstColumn="0" w:firstRowLastColumn="0" w:lastRowFirstColumn="0" w:lastRowLastColumn="0"/>
            <w:tcW w:w="2155" w:type="dxa"/>
          </w:tcPr>
          <w:p w14:paraId="598A3BD1" w14:textId="3ED08E5B" w:rsidR="007D6B0C" w:rsidRPr="00237AA9" w:rsidRDefault="007D6B0C" w:rsidP="009A7FA8">
            <w:pPr>
              <w:jc w:val="left"/>
            </w:pPr>
            <w:r>
              <w:t>Customer</w:t>
            </w:r>
          </w:p>
        </w:tc>
        <w:tc>
          <w:tcPr>
            <w:tcW w:w="7195" w:type="dxa"/>
          </w:tcPr>
          <w:p w14:paraId="193C6072" w14:textId="3B5536D9" w:rsidR="007D6B0C" w:rsidRDefault="00D44A56" w:rsidP="009A7FA8">
            <w:pPr>
              <w:jc w:val="left"/>
              <w:cnfStyle w:val="000000000000" w:firstRow="0" w:lastRow="0" w:firstColumn="0" w:lastColumn="0" w:oddVBand="0" w:evenVBand="0" w:oddHBand="0" w:evenHBand="0" w:firstRowFirstColumn="0" w:firstRowLastColumn="0" w:lastRowFirstColumn="0" w:lastRowLastColumn="0"/>
            </w:pPr>
            <w:r>
              <w:t>Buys goods or services.</w:t>
            </w:r>
          </w:p>
          <w:p w14:paraId="2725B391" w14:textId="450B0BF8" w:rsidR="00D44A56" w:rsidRPr="00237AA9" w:rsidRDefault="00D44A56" w:rsidP="009A7FA8">
            <w:pPr>
              <w:jc w:val="left"/>
              <w:cnfStyle w:val="000000000000" w:firstRow="0" w:lastRow="0" w:firstColumn="0" w:lastColumn="0" w:oddVBand="0" w:evenVBand="0" w:oddHBand="0" w:evenHBand="0" w:firstRowFirstColumn="0" w:firstRowLastColumn="0" w:lastRowFirstColumn="0" w:lastRowLastColumn="0"/>
            </w:pPr>
          </w:p>
        </w:tc>
      </w:tr>
      <w:tr w:rsidR="00D44A56" w:rsidRPr="00237AA9" w14:paraId="0AC0493C"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921EC76" w14:textId="0E1ECC76" w:rsidR="00D44A56" w:rsidRDefault="00D44A56" w:rsidP="009A7FA8">
            <w:pPr>
              <w:jc w:val="left"/>
            </w:pPr>
            <w:r>
              <w:t>Accountant</w:t>
            </w:r>
          </w:p>
        </w:tc>
        <w:tc>
          <w:tcPr>
            <w:tcW w:w="7195" w:type="dxa"/>
          </w:tcPr>
          <w:p w14:paraId="1802D921" w14:textId="77777777" w:rsidR="00D44A56" w:rsidRDefault="0009568E" w:rsidP="009A7FA8">
            <w:pPr>
              <w:jc w:val="left"/>
              <w:cnfStyle w:val="000000100000" w:firstRow="0" w:lastRow="0" w:firstColumn="0" w:lastColumn="0" w:oddVBand="0" w:evenVBand="0" w:oddHBand="1" w:evenHBand="0" w:firstRowFirstColumn="0" w:firstRowLastColumn="0" w:lastRowFirstColumn="0" w:lastRowLastColumn="0"/>
            </w:pPr>
            <w:r>
              <w:t>Manages the different customers, track company finance.</w:t>
            </w:r>
          </w:p>
          <w:p w14:paraId="3579550B" w14:textId="72546854" w:rsidR="0009568E" w:rsidRDefault="0009568E" w:rsidP="009A7FA8">
            <w:pPr>
              <w:jc w:val="left"/>
              <w:cnfStyle w:val="000000100000" w:firstRow="0" w:lastRow="0" w:firstColumn="0" w:lastColumn="0" w:oddVBand="0" w:evenVBand="0" w:oddHBand="1" w:evenHBand="0" w:firstRowFirstColumn="0" w:firstRowLastColumn="0" w:lastRowFirstColumn="0" w:lastRowLastColumn="0"/>
            </w:pPr>
          </w:p>
        </w:tc>
      </w:tr>
    </w:tbl>
    <w:p w14:paraId="790A1BA7" w14:textId="77777777" w:rsidR="00237AA9" w:rsidRDefault="00237AA9" w:rsidP="0080423B"/>
    <w:p w14:paraId="1BEBE8AF" w14:textId="4A4502D4" w:rsidR="00237AA9" w:rsidRDefault="00237AA9" w:rsidP="0080423B">
      <w:pPr>
        <w:rPr>
          <w:b/>
          <w:bCs/>
        </w:rPr>
      </w:pPr>
      <w:r>
        <w:rPr>
          <w:b/>
          <w:bCs/>
        </w:rPr>
        <w:t>Secon</w:t>
      </w:r>
      <w:r w:rsidR="000C72FB">
        <w:rPr>
          <w:b/>
          <w:bCs/>
        </w:rPr>
        <w:t>dary Actors</w:t>
      </w:r>
    </w:p>
    <w:p w14:paraId="18BA2A6E" w14:textId="210C1B85" w:rsidR="000C72FB" w:rsidRDefault="000C72FB" w:rsidP="009A7FA8">
      <w:pPr>
        <w:pStyle w:val="Caption"/>
        <w:keepNext/>
      </w:pPr>
      <w:r>
        <w:t xml:space="preserve">Table </w:t>
      </w:r>
      <w:fldSimple w:instr=" SEQ Table \* ARABIC ">
        <w:r w:rsidR="00A00418">
          <w:rPr>
            <w:noProof/>
          </w:rPr>
          <w:t>8</w:t>
        </w:r>
      </w:fldSimple>
      <w:r>
        <w:t xml:space="preserve"> Secondary actors of the system</w:t>
      </w:r>
    </w:p>
    <w:tbl>
      <w:tblPr>
        <w:tblStyle w:val="GridTable4-Accent2"/>
        <w:tblW w:w="9312" w:type="dxa"/>
        <w:tblLook w:val="04A0" w:firstRow="1" w:lastRow="0" w:firstColumn="1" w:lastColumn="0" w:noHBand="0" w:noVBand="1"/>
      </w:tblPr>
      <w:tblGrid>
        <w:gridCol w:w="2013"/>
        <w:gridCol w:w="7299"/>
      </w:tblGrid>
      <w:tr w:rsidR="000C72FB" w:rsidRPr="000C72FB" w14:paraId="6A579463" w14:textId="77777777" w:rsidTr="009A7FA8">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ED2136F" w14:textId="77777777" w:rsidR="000C72FB" w:rsidRPr="000C72FB" w:rsidRDefault="000C72FB" w:rsidP="009A7FA8">
            <w:pPr>
              <w:spacing w:after="160" w:line="278" w:lineRule="auto"/>
              <w:jc w:val="center"/>
            </w:pPr>
            <w:r w:rsidRPr="000C72FB">
              <w:t>Actor</w:t>
            </w:r>
          </w:p>
        </w:tc>
        <w:tc>
          <w:tcPr>
            <w:tcW w:w="0" w:type="auto"/>
            <w:hideMark/>
          </w:tcPr>
          <w:p w14:paraId="1C40505C" w14:textId="77777777" w:rsidR="000C72FB" w:rsidRPr="000C72FB" w:rsidRDefault="000C72FB" w:rsidP="009A7FA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C72FB">
              <w:t>Description</w:t>
            </w:r>
          </w:p>
        </w:tc>
      </w:tr>
      <w:tr w:rsidR="000C72FB" w:rsidRPr="000C72FB" w14:paraId="0358005F" w14:textId="77777777" w:rsidTr="009A7FA8">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CE4984B" w14:textId="77777777" w:rsidR="000C72FB" w:rsidRPr="000C72FB" w:rsidRDefault="000C72FB" w:rsidP="009A7FA8">
            <w:pPr>
              <w:spacing w:after="160" w:line="278" w:lineRule="auto"/>
              <w:jc w:val="left"/>
            </w:pPr>
            <w:r w:rsidRPr="000C72FB">
              <w:t>Claude AI API</w:t>
            </w:r>
          </w:p>
        </w:tc>
        <w:tc>
          <w:tcPr>
            <w:tcW w:w="0" w:type="auto"/>
            <w:hideMark/>
          </w:tcPr>
          <w:p w14:paraId="28B35887" w14:textId="77777777" w:rsidR="000C72FB" w:rsidRPr="000C72FB" w:rsidRDefault="000C72FB" w:rsidP="009A7FA8">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0C72FB">
              <w:t>Processes users' prompts and provides AI-generated responses.</w:t>
            </w:r>
          </w:p>
        </w:tc>
      </w:tr>
      <w:tr w:rsidR="000C72FB" w:rsidRPr="000C72FB" w14:paraId="4073BA27" w14:textId="77777777" w:rsidTr="009A7FA8">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213015E" w14:textId="77777777" w:rsidR="000C72FB" w:rsidRPr="000C72FB" w:rsidRDefault="000C72FB" w:rsidP="009A7FA8">
            <w:pPr>
              <w:spacing w:after="160" w:line="278" w:lineRule="auto"/>
              <w:jc w:val="left"/>
            </w:pPr>
            <w:r w:rsidRPr="000C72FB">
              <w:t>SMTP Server</w:t>
            </w:r>
          </w:p>
        </w:tc>
        <w:tc>
          <w:tcPr>
            <w:tcW w:w="0" w:type="auto"/>
            <w:hideMark/>
          </w:tcPr>
          <w:p w14:paraId="0E287095" w14:textId="77777777" w:rsidR="000C72FB" w:rsidRPr="000C72FB" w:rsidRDefault="000C72FB" w:rsidP="009A7FA8">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0C72FB">
              <w:t>Sends email notifications to system users.</w:t>
            </w:r>
          </w:p>
        </w:tc>
      </w:tr>
      <w:tr w:rsidR="000C72FB" w:rsidRPr="000C72FB" w14:paraId="08C49086" w14:textId="77777777" w:rsidTr="009A7FA8">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2B94296" w14:textId="47721D08" w:rsidR="000C72FB" w:rsidRPr="000C72FB" w:rsidRDefault="00937369" w:rsidP="009A7FA8">
            <w:pPr>
              <w:spacing w:after="160" w:line="278" w:lineRule="auto"/>
              <w:jc w:val="left"/>
            </w:pPr>
            <w:r>
              <w:t>Payment API</w:t>
            </w:r>
          </w:p>
        </w:tc>
        <w:tc>
          <w:tcPr>
            <w:tcW w:w="0" w:type="auto"/>
            <w:hideMark/>
          </w:tcPr>
          <w:p w14:paraId="083C34DC" w14:textId="7E10DFF3" w:rsidR="000C72FB" w:rsidRPr="000C72FB" w:rsidRDefault="00937369" w:rsidP="009A7FA8">
            <w:pPr>
              <w:spacing w:after="160" w:line="278" w:lineRule="auto"/>
              <w:jc w:val="left"/>
              <w:cnfStyle w:val="000000100000" w:firstRow="0" w:lastRow="0" w:firstColumn="0" w:lastColumn="0" w:oddVBand="0" w:evenVBand="0" w:oddHBand="1" w:evenHBand="0" w:firstRowFirstColumn="0" w:firstRowLastColumn="0" w:lastRowFirstColumn="0" w:lastRowLastColumn="0"/>
            </w:pPr>
            <w:r>
              <w:t>To make payments easily</w:t>
            </w:r>
            <w:r w:rsidR="000C72FB" w:rsidRPr="000C72FB">
              <w:t>.</w:t>
            </w:r>
          </w:p>
        </w:tc>
      </w:tr>
    </w:tbl>
    <w:p w14:paraId="45A9525B" w14:textId="353DE9F3" w:rsidR="00AE282D" w:rsidRDefault="00AE282D" w:rsidP="0080423B"/>
    <w:p w14:paraId="2344E778" w14:textId="77777777" w:rsidR="00AE282D" w:rsidRDefault="00AE282D">
      <w:pPr>
        <w:jc w:val="left"/>
      </w:pPr>
      <w:r>
        <w:br w:type="page"/>
      </w:r>
    </w:p>
    <w:p w14:paraId="788F8713" w14:textId="1F7E7ABA" w:rsidR="000C72FB" w:rsidRDefault="00AE282D" w:rsidP="0080103F">
      <w:pPr>
        <w:pStyle w:val="Heading4"/>
        <w:numPr>
          <w:ilvl w:val="3"/>
          <w:numId w:val="25"/>
        </w:numPr>
      </w:pPr>
      <w:r>
        <w:lastRenderedPageBreak/>
        <w:t>General use case di</w:t>
      </w:r>
      <w:r w:rsidR="00863368">
        <w:t>agram</w:t>
      </w:r>
    </w:p>
    <w:p w14:paraId="099BF399" w14:textId="77777777" w:rsidR="009948D9" w:rsidRDefault="00863368" w:rsidP="009A7FA8">
      <w:pPr>
        <w:keepNext/>
      </w:pPr>
      <w:r>
        <w:rPr>
          <w:noProof/>
        </w:rPr>
        <w:drawing>
          <wp:inline distT="0" distB="0" distL="0" distR="0" wp14:anchorId="1E1DEA1E" wp14:editId="4ED6FC23">
            <wp:extent cx="5029200" cy="7600779"/>
            <wp:effectExtent l="0" t="0" r="0" b="635"/>
            <wp:docPr id="5548013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136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29200" cy="7600779"/>
                    </a:xfrm>
                    <a:prstGeom prst="rect">
                      <a:avLst/>
                    </a:prstGeom>
                  </pic:spPr>
                </pic:pic>
              </a:graphicData>
            </a:graphic>
          </wp:inline>
        </w:drawing>
      </w:r>
    </w:p>
    <w:p w14:paraId="244613F0" w14:textId="3F636AD1" w:rsidR="009948D9" w:rsidRDefault="009948D9" w:rsidP="00D51EE9">
      <w:pPr>
        <w:pStyle w:val="Caption"/>
      </w:pPr>
      <w:r>
        <w:t xml:space="preserve">Figure </w:t>
      </w:r>
      <w:fldSimple w:instr=" SEQ Figure \* ARABIC ">
        <w:ins w:id="29" w:author="Elvado Temgoua" w:date="2026-08-21T20:58:00Z" w16du:dateUtc="2026-08-21T19:58:00Z">
          <w:r w:rsidR="008C4724">
            <w:rPr>
              <w:noProof/>
            </w:rPr>
            <w:t>7</w:t>
          </w:r>
        </w:ins>
        <w:del w:id="30" w:author="Elvado Temgoua" w:date="2026-08-21T20:58:00Z" w16du:dateUtc="2026-08-21T19:58:00Z">
          <w:r w:rsidR="00916420" w:rsidDel="008C4724">
            <w:rPr>
              <w:noProof/>
            </w:rPr>
            <w:delText>6</w:delText>
          </w:r>
        </w:del>
      </w:fldSimple>
      <w:r>
        <w:t xml:space="preserve"> General use case diagram</w:t>
      </w:r>
    </w:p>
    <w:p w14:paraId="3C70C058" w14:textId="4D60963F" w:rsidR="009948D9" w:rsidRDefault="009A7434" w:rsidP="0080103F">
      <w:pPr>
        <w:pStyle w:val="Heading4"/>
        <w:numPr>
          <w:ilvl w:val="3"/>
          <w:numId w:val="25"/>
        </w:numPr>
      </w:pPr>
      <w:r>
        <w:lastRenderedPageBreak/>
        <w:t>Specific use case diagrams</w:t>
      </w:r>
    </w:p>
    <w:p w14:paraId="2D55DD1E" w14:textId="77777777" w:rsidR="00F83AD3" w:rsidRDefault="00817E75" w:rsidP="009A7FA8">
      <w:pPr>
        <w:keepNext/>
        <w:spacing w:before="100" w:beforeAutospacing="1" w:after="100" w:afterAutospacing="1" w:line="240" w:lineRule="auto"/>
        <w:jc w:val="left"/>
      </w:pPr>
      <w:r w:rsidRPr="00817E75">
        <w:rPr>
          <w:noProof/>
        </w:rPr>
        <w:drawing>
          <wp:inline distT="0" distB="0" distL="0" distR="0" wp14:anchorId="152ED481" wp14:editId="3A59D9EF">
            <wp:extent cx="5796592" cy="3398220"/>
            <wp:effectExtent l="0" t="0" r="0" b="0"/>
            <wp:docPr id="10556415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41514" name="Picture 3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96592" cy="3398220"/>
                    </a:xfrm>
                    <a:prstGeom prst="rect">
                      <a:avLst/>
                    </a:prstGeom>
                    <a:noFill/>
                    <a:ln>
                      <a:noFill/>
                    </a:ln>
                  </pic:spPr>
                </pic:pic>
              </a:graphicData>
            </a:graphic>
          </wp:inline>
        </w:drawing>
      </w:r>
    </w:p>
    <w:p w14:paraId="409B03CC" w14:textId="2630D879" w:rsidR="00817E75" w:rsidRDefault="00F83AD3" w:rsidP="00F83AD3">
      <w:pPr>
        <w:pStyle w:val="Caption"/>
        <w:jc w:val="left"/>
      </w:pPr>
      <w:r>
        <w:t xml:space="preserve">Figure </w:t>
      </w:r>
      <w:fldSimple w:instr=" SEQ Figure \* ARABIC ">
        <w:ins w:id="31" w:author="Elvado Temgoua" w:date="2026-08-21T20:58:00Z" w16du:dateUtc="2026-08-21T19:58:00Z">
          <w:r w:rsidR="008C4724">
            <w:rPr>
              <w:noProof/>
            </w:rPr>
            <w:t>8</w:t>
          </w:r>
        </w:ins>
        <w:del w:id="32" w:author="Elvado Temgoua" w:date="2026-08-21T20:58:00Z" w16du:dateUtc="2026-08-21T19:58:00Z">
          <w:r w:rsidR="00916420" w:rsidDel="008C4724">
            <w:rPr>
              <w:noProof/>
            </w:rPr>
            <w:delText>7</w:delText>
          </w:r>
        </w:del>
      </w:fldSimple>
      <w:r>
        <w:t xml:space="preserve"> manage </w:t>
      </w:r>
      <w:r w:rsidR="007605B8">
        <w:t>users accounts</w:t>
      </w:r>
    </w:p>
    <w:p w14:paraId="402FA2DE" w14:textId="77777777" w:rsidR="00A30419" w:rsidRDefault="00A30419" w:rsidP="009A7FA8">
      <w:pPr>
        <w:keepNext/>
      </w:pPr>
      <w:r w:rsidRPr="00A30419">
        <w:rPr>
          <w:noProof/>
        </w:rPr>
        <w:drawing>
          <wp:inline distT="0" distB="0" distL="0" distR="0" wp14:anchorId="3EFC5FA8" wp14:editId="17DAB1C9">
            <wp:extent cx="5636255" cy="3408679"/>
            <wp:effectExtent l="0" t="0" r="3175" b="1905"/>
            <wp:docPr id="9837992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99238" name="Picture 3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636255" cy="3408679"/>
                    </a:xfrm>
                    <a:prstGeom prst="rect">
                      <a:avLst/>
                    </a:prstGeom>
                    <a:noFill/>
                    <a:ln>
                      <a:noFill/>
                    </a:ln>
                  </pic:spPr>
                </pic:pic>
              </a:graphicData>
            </a:graphic>
          </wp:inline>
        </w:drawing>
      </w:r>
    </w:p>
    <w:p w14:paraId="72EE8E4A" w14:textId="0B65FA82" w:rsidR="0028673F" w:rsidRDefault="00A30419" w:rsidP="00A30419">
      <w:pPr>
        <w:pStyle w:val="Caption"/>
      </w:pPr>
      <w:r>
        <w:t xml:space="preserve">Figure </w:t>
      </w:r>
      <w:fldSimple w:instr=" SEQ Figure \* ARABIC ">
        <w:ins w:id="33" w:author="Elvado Temgoua" w:date="2026-08-21T20:58:00Z" w16du:dateUtc="2026-08-21T19:58:00Z">
          <w:r w:rsidR="008C4724">
            <w:rPr>
              <w:noProof/>
            </w:rPr>
            <w:t>9</w:t>
          </w:r>
        </w:ins>
        <w:del w:id="34" w:author="Elvado Temgoua" w:date="2026-08-21T20:58:00Z" w16du:dateUtc="2026-08-21T19:58:00Z">
          <w:r w:rsidR="00916420" w:rsidDel="008C4724">
            <w:rPr>
              <w:noProof/>
            </w:rPr>
            <w:delText>8</w:delText>
          </w:r>
        </w:del>
      </w:fldSimple>
      <w:r>
        <w:t xml:space="preserve"> manage kanban board</w:t>
      </w:r>
    </w:p>
    <w:p w14:paraId="090BD12D" w14:textId="70FBE726" w:rsidR="0028673F" w:rsidRDefault="0028673F" w:rsidP="0028673F">
      <w:pPr>
        <w:jc w:val="left"/>
      </w:pPr>
      <w:r>
        <w:br w:type="page"/>
      </w:r>
    </w:p>
    <w:p w14:paraId="0E81C02B" w14:textId="77777777" w:rsidR="00E81B28" w:rsidRDefault="00E81B28" w:rsidP="009A7FA8">
      <w:pPr>
        <w:keepNext/>
        <w:jc w:val="left"/>
      </w:pPr>
      <w:r>
        <w:rPr>
          <w:noProof/>
        </w:rPr>
        <w:lastRenderedPageBreak/>
        <w:drawing>
          <wp:inline distT="0" distB="0" distL="0" distR="0" wp14:anchorId="5BFAAB37" wp14:editId="0BA67DBE">
            <wp:extent cx="4377266" cy="3611244"/>
            <wp:effectExtent l="0" t="0" r="4445" b="8890"/>
            <wp:docPr id="6446106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10614" name="Picture 36"/>
                    <pic:cNvPicPr/>
                  </pic:nvPicPr>
                  <pic:blipFill>
                    <a:blip r:embed="rId36">
                      <a:extLst>
                        <a:ext uri="{28A0092B-C50C-407E-A947-70E740481C1C}">
                          <a14:useLocalDpi xmlns:a14="http://schemas.microsoft.com/office/drawing/2010/main" val="0"/>
                        </a:ext>
                      </a:extLst>
                    </a:blip>
                    <a:stretch>
                      <a:fillRect/>
                    </a:stretch>
                  </pic:blipFill>
                  <pic:spPr>
                    <a:xfrm>
                      <a:off x="0" y="0"/>
                      <a:ext cx="4377266" cy="3611244"/>
                    </a:xfrm>
                    <a:prstGeom prst="rect">
                      <a:avLst/>
                    </a:prstGeom>
                  </pic:spPr>
                </pic:pic>
              </a:graphicData>
            </a:graphic>
          </wp:inline>
        </w:drawing>
      </w:r>
    </w:p>
    <w:p w14:paraId="2882A1B0" w14:textId="5C36B981" w:rsidR="0028673F" w:rsidRPr="009A7FA8" w:rsidRDefault="00E81B28" w:rsidP="009A7FA8">
      <w:pPr>
        <w:pStyle w:val="Caption"/>
        <w:jc w:val="left"/>
        <w:rPr>
          <w:lang w:val="fr-FR"/>
        </w:rPr>
      </w:pPr>
      <w:r w:rsidRPr="009A7FA8">
        <w:rPr>
          <w:lang w:val="fr-FR"/>
        </w:rPr>
        <w:t xml:space="preserve">Figure </w:t>
      </w:r>
      <w:r>
        <w:fldChar w:fldCharType="begin"/>
      </w:r>
      <w:r w:rsidRPr="009A7FA8">
        <w:rPr>
          <w:lang w:val="fr-FR"/>
        </w:rPr>
        <w:instrText xml:space="preserve"> SEQ Figure \* ARABIC </w:instrText>
      </w:r>
      <w:r>
        <w:fldChar w:fldCharType="separate"/>
      </w:r>
      <w:ins w:id="35" w:author="Elvado Temgoua" w:date="2026-08-21T20:58:00Z" w16du:dateUtc="2026-08-21T19:58:00Z">
        <w:r w:rsidR="008C4724">
          <w:rPr>
            <w:noProof/>
            <w:lang w:val="fr-FR"/>
          </w:rPr>
          <w:t>10</w:t>
        </w:r>
      </w:ins>
      <w:del w:id="36" w:author="Elvado Temgoua" w:date="2026-08-21T20:58:00Z" w16du:dateUtc="2026-08-21T19:58:00Z">
        <w:r w:rsidR="00916420" w:rsidDel="008C4724">
          <w:rPr>
            <w:noProof/>
            <w:lang w:val="fr-FR"/>
          </w:rPr>
          <w:delText>9</w:delText>
        </w:r>
      </w:del>
      <w:r>
        <w:fldChar w:fldCharType="end"/>
      </w:r>
      <w:r w:rsidRPr="009A7FA8">
        <w:rPr>
          <w:lang w:val="fr-FR"/>
        </w:rPr>
        <w:t xml:space="preserve"> scan QR code</w:t>
      </w:r>
    </w:p>
    <w:p w14:paraId="3277154B" w14:textId="77777777" w:rsidR="00174BA4" w:rsidRDefault="00174BA4" w:rsidP="00D51EE9">
      <w:pPr>
        <w:keepNext/>
      </w:pPr>
      <w:r>
        <w:rPr>
          <w:noProof/>
          <w:lang w:val="fr-FR"/>
        </w:rPr>
        <w:drawing>
          <wp:inline distT="0" distB="0" distL="0" distR="0" wp14:anchorId="56637E53" wp14:editId="57DA8CD2">
            <wp:extent cx="5943102" cy="3722370"/>
            <wp:effectExtent l="0" t="0" r="635" b="0"/>
            <wp:docPr id="21233763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76338" name="Picture 37"/>
                    <pic:cNvPicPr/>
                  </pic:nvPicPr>
                  <pic:blipFill>
                    <a:blip r:embed="rId37">
                      <a:extLst>
                        <a:ext uri="{28A0092B-C50C-407E-A947-70E740481C1C}">
                          <a14:useLocalDpi xmlns:a14="http://schemas.microsoft.com/office/drawing/2010/main" val="0"/>
                        </a:ext>
                      </a:extLst>
                    </a:blip>
                    <a:stretch>
                      <a:fillRect/>
                    </a:stretch>
                  </pic:blipFill>
                  <pic:spPr>
                    <a:xfrm>
                      <a:off x="0" y="0"/>
                      <a:ext cx="5943102" cy="3722370"/>
                    </a:xfrm>
                    <a:prstGeom prst="rect">
                      <a:avLst/>
                    </a:prstGeom>
                  </pic:spPr>
                </pic:pic>
              </a:graphicData>
            </a:graphic>
          </wp:inline>
        </w:drawing>
      </w:r>
    </w:p>
    <w:p w14:paraId="247212C4" w14:textId="46E748DC" w:rsidR="00162F8D" w:rsidRPr="009A7FA8" w:rsidRDefault="00174BA4" w:rsidP="00D51EE9">
      <w:pPr>
        <w:pStyle w:val="Caption"/>
        <w:rPr>
          <w:lang w:val="fr-FR"/>
        </w:rPr>
      </w:pPr>
      <w:r>
        <w:t xml:space="preserve">Figure </w:t>
      </w:r>
      <w:fldSimple w:instr=" SEQ Figure \* ARABIC ">
        <w:ins w:id="37" w:author="Elvado Temgoua" w:date="2026-08-21T20:58:00Z" w16du:dateUtc="2026-08-21T19:58:00Z">
          <w:r w:rsidR="008C4724">
            <w:rPr>
              <w:noProof/>
            </w:rPr>
            <w:t>11</w:t>
          </w:r>
        </w:ins>
        <w:del w:id="38" w:author="Elvado Temgoua" w:date="2026-08-21T20:58:00Z" w16du:dateUtc="2026-08-21T19:58:00Z">
          <w:r w:rsidR="00916420" w:rsidDel="008C4724">
            <w:rPr>
              <w:noProof/>
            </w:rPr>
            <w:delText>10</w:delText>
          </w:r>
        </w:del>
      </w:fldSimple>
      <w:r>
        <w:t xml:space="preserve"> make payment</w:t>
      </w:r>
    </w:p>
    <w:p w14:paraId="29231CBE" w14:textId="65468697" w:rsidR="009A7434" w:rsidRDefault="00782CF2" w:rsidP="0080103F">
      <w:pPr>
        <w:pStyle w:val="Heading4"/>
        <w:numPr>
          <w:ilvl w:val="3"/>
          <w:numId w:val="25"/>
        </w:numPr>
        <w:rPr>
          <w:lang w:val="fr-FR"/>
        </w:rPr>
      </w:pPr>
      <w:r>
        <w:rPr>
          <w:lang w:val="fr-FR"/>
        </w:rPr>
        <w:lastRenderedPageBreak/>
        <w:t>Description of use cases</w:t>
      </w:r>
    </w:p>
    <w:p w14:paraId="05F90DE4" w14:textId="3773A3BC" w:rsidR="00895662" w:rsidRDefault="00756942" w:rsidP="00782CF2">
      <w:pPr>
        <w:spacing w:line="360" w:lineRule="auto"/>
        <w:ind w:firstLine="720"/>
      </w:pPr>
      <w:r w:rsidRPr="00756942">
        <w:t>The description of a use case is done by scenarios that describe the logical sequence of action that constitute this use case.</w:t>
      </w:r>
    </w:p>
    <w:p w14:paraId="7AAC6408" w14:textId="3EAB73D5" w:rsidR="00782CF2" w:rsidRDefault="00AA3DD0" w:rsidP="0080103F">
      <w:pPr>
        <w:pStyle w:val="ListParagraph"/>
        <w:numPr>
          <w:ilvl w:val="0"/>
          <w:numId w:val="35"/>
        </w:numPr>
        <w:spacing w:line="360" w:lineRule="auto"/>
        <w:rPr>
          <w:b/>
          <w:bCs/>
        </w:rPr>
      </w:pPr>
      <w:r>
        <w:rPr>
          <w:b/>
          <w:bCs/>
        </w:rPr>
        <w:t>Textual Description of authenticate</w:t>
      </w:r>
    </w:p>
    <w:p w14:paraId="5CB842BD" w14:textId="51B50465" w:rsidR="00110B86" w:rsidRDefault="00110B86" w:rsidP="009A7FA8">
      <w:pPr>
        <w:pStyle w:val="Caption"/>
        <w:keepNext/>
      </w:pPr>
      <w:r>
        <w:t xml:space="preserve">Table </w:t>
      </w:r>
      <w:fldSimple w:instr=" SEQ Table \* ARABIC ">
        <w:r w:rsidR="00A00418">
          <w:rPr>
            <w:noProof/>
          </w:rPr>
          <w:t>9</w:t>
        </w:r>
      </w:fldSimple>
      <w:r>
        <w:t xml:space="preserve"> textual description of authenticate</w:t>
      </w:r>
    </w:p>
    <w:tbl>
      <w:tblPr>
        <w:tblStyle w:val="GridTable4-Accent2"/>
        <w:tblW w:w="0" w:type="auto"/>
        <w:tblLook w:val="04A0" w:firstRow="1" w:lastRow="0" w:firstColumn="1" w:lastColumn="0" w:noHBand="0" w:noVBand="1"/>
      </w:tblPr>
      <w:tblGrid>
        <w:gridCol w:w="2185"/>
        <w:gridCol w:w="7165"/>
      </w:tblGrid>
      <w:tr w:rsidR="00AA3DD0" w:rsidRPr="00AA3DD0" w14:paraId="519830DA"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3BD7B" w14:textId="77777777" w:rsidR="00AA3DD0" w:rsidRPr="00AA3DD0" w:rsidRDefault="00AA3DD0" w:rsidP="009A7FA8">
            <w:pPr>
              <w:spacing w:after="160" w:line="360" w:lineRule="auto"/>
              <w:jc w:val="center"/>
            </w:pPr>
            <w:r w:rsidRPr="00AA3DD0">
              <w:t>Title</w:t>
            </w:r>
          </w:p>
        </w:tc>
        <w:tc>
          <w:tcPr>
            <w:tcW w:w="0" w:type="auto"/>
            <w:hideMark/>
          </w:tcPr>
          <w:p w14:paraId="6CD8BB59" w14:textId="69781184" w:rsidR="00AA3DD0" w:rsidRPr="00AA3DD0" w:rsidRDefault="00110B86" w:rsidP="009A7FA8">
            <w:pPr>
              <w:spacing w:after="160" w:line="276" w:lineRule="auto"/>
              <w:jc w:val="left"/>
              <w:cnfStyle w:val="100000000000" w:firstRow="1" w:lastRow="0" w:firstColumn="0" w:lastColumn="0" w:oddVBand="0" w:evenVBand="0" w:oddHBand="0" w:evenHBand="0" w:firstRowFirstColumn="0" w:firstRowLastColumn="0" w:lastRowFirstColumn="0" w:lastRowLastColumn="0"/>
            </w:pPr>
            <w:r>
              <w:t>Authenticate</w:t>
            </w:r>
          </w:p>
        </w:tc>
      </w:tr>
      <w:tr w:rsidR="00AA3DD0" w:rsidRPr="00AA3DD0" w14:paraId="00649135"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70E36" w14:textId="77777777" w:rsidR="00AA3DD0" w:rsidRPr="00AA3DD0" w:rsidRDefault="00AA3DD0" w:rsidP="00AE0768">
            <w:pPr>
              <w:spacing w:after="160" w:line="360" w:lineRule="auto"/>
              <w:jc w:val="left"/>
            </w:pPr>
            <w:r w:rsidRPr="00AA3DD0">
              <w:t>Summary</w:t>
            </w:r>
          </w:p>
        </w:tc>
        <w:tc>
          <w:tcPr>
            <w:tcW w:w="0" w:type="auto"/>
            <w:hideMark/>
          </w:tcPr>
          <w:p w14:paraId="7C09007C" w14:textId="77777777"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t>The authentication use case allows an authorized user to access the ERP system using their login credentials.</w:t>
            </w:r>
          </w:p>
        </w:tc>
      </w:tr>
      <w:tr w:rsidR="00AA3DD0" w:rsidRPr="00AA3DD0" w14:paraId="2CABB32E"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D2350FB" w14:textId="77777777" w:rsidR="00AA3DD0" w:rsidRPr="00AA3DD0" w:rsidRDefault="00AA3DD0" w:rsidP="00AE0768">
            <w:pPr>
              <w:spacing w:after="160" w:line="360" w:lineRule="auto"/>
              <w:jc w:val="left"/>
            </w:pPr>
            <w:r w:rsidRPr="00AA3DD0">
              <w:t>Actor</w:t>
            </w:r>
          </w:p>
        </w:tc>
        <w:tc>
          <w:tcPr>
            <w:tcW w:w="0" w:type="auto"/>
            <w:hideMark/>
          </w:tcPr>
          <w:p w14:paraId="3EE685E7" w14:textId="77777777" w:rsidR="00AA3DD0" w:rsidRPr="00AA3DD0"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Employee / Intern</w:t>
            </w:r>
          </w:p>
        </w:tc>
      </w:tr>
      <w:tr w:rsidR="00AA3DD0" w:rsidRPr="00AA3DD0" w14:paraId="446B7CFE"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5B165" w14:textId="77777777" w:rsidR="00AA3DD0" w:rsidRPr="00AA3DD0" w:rsidRDefault="00AA3DD0" w:rsidP="00AE0768">
            <w:pPr>
              <w:spacing w:after="160" w:line="360" w:lineRule="auto"/>
              <w:jc w:val="left"/>
            </w:pPr>
            <w:r w:rsidRPr="00AA3DD0">
              <w:t>Date</w:t>
            </w:r>
          </w:p>
        </w:tc>
        <w:tc>
          <w:tcPr>
            <w:tcW w:w="0" w:type="auto"/>
            <w:hideMark/>
          </w:tcPr>
          <w:p w14:paraId="3F7346AF" w14:textId="77777777"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t>09/08/2026</w:t>
            </w:r>
          </w:p>
        </w:tc>
      </w:tr>
      <w:tr w:rsidR="00AA3DD0" w:rsidRPr="00AA3DD0" w14:paraId="092916B6"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6AA6F8CF" w14:textId="77777777" w:rsidR="00AA3DD0" w:rsidRPr="00AA3DD0" w:rsidRDefault="00AA3DD0" w:rsidP="00AE0768">
            <w:pPr>
              <w:spacing w:after="160" w:line="360" w:lineRule="auto"/>
              <w:jc w:val="left"/>
            </w:pPr>
            <w:r w:rsidRPr="00AA3DD0">
              <w:t>Stakeholders</w:t>
            </w:r>
          </w:p>
        </w:tc>
        <w:tc>
          <w:tcPr>
            <w:tcW w:w="0" w:type="auto"/>
            <w:hideMark/>
          </w:tcPr>
          <w:p w14:paraId="22A4038E" w14:textId="77777777" w:rsidR="00AA3DD0" w:rsidRPr="00AA3DD0"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Employee/Intern, Human Resources Manager, System Administrator</w:t>
            </w:r>
          </w:p>
        </w:tc>
      </w:tr>
      <w:tr w:rsidR="00AA3DD0" w:rsidRPr="00AA3DD0" w14:paraId="09C2827D"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8F978" w14:textId="77777777" w:rsidR="00AA3DD0" w:rsidRPr="00AA3DD0" w:rsidRDefault="00AA3DD0" w:rsidP="00AE0768">
            <w:pPr>
              <w:spacing w:after="160" w:line="360" w:lineRule="auto"/>
              <w:jc w:val="left"/>
            </w:pPr>
            <w:r w:rsidRPr="00AA3DD0">
              <w:t>Version</w:t>
            </w:r>
          </w:p>
        </w:tc>
        <w:tc>
          <w:tcPr>
            <w:tcW w:w="0" w:type="auto"/>
            <w:hideMark/>
          </w:tcPr>
          <w:p w14:paraId="586730A8" w14:textId="77777777"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t>1.0</w:t>
            </w:r>
          </w:p>
        </w:tc>
      </w:tr>
      <w:tr w:rsidR="00AA3DD0" w:rsidRPr="00AA3DD0" w14:paraId="60D95562"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0614A6A4" w14:textId="77777777" w:rsidR="00AA3DD0" w:rsidRPr="00AA3DD0" w:rsidRDefault="00AA3DD0" w:rsidP="00AE0768">
            <w:pPr>
              <w:spacing w:after="160" w:line="360" w:lineRule="auto"/>
              <w:jc w:val="left"/>
            </w:pPr>
            <w:r w:rsidRPr="00AA3DD0">
              <w:t>Precondition</w:t>
            </w:r>
          </w:p>
        </w:tc>
        <w:tc>
          <w:tcPr>
            <w:tcW w:w="0" w:type="auto"/>
            <w:hideMark/>
          </w:tcPr>
          <w:p w14:paraId="6149A204" w14:textId="77777777" w:rsidR="00AA3DD0" w:rsidRPr="00AA3DD0"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The user must have a valid account registered in the system and must have access to the login page.</w:t>
            </w:r>
          </w:p>
        </w:tc>
      </w:tr>
      <w:tr w:rsidR="00AA3DD0" w:rsidRPr="00AA3DD0" w14:paraId="1BD12BF7"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D79F4" w14:textId="77777777" w:rsidR="00AA3DD0" w:rsidRPr="00AA3DD0" w:rsidRDefault="00AA3DD0" w:rsidP="00AE0768">
            <w:pPr>
              <w:spacing w:after="160" w:line="360" w:lineRule="auto"/>
              <w:jc w:val="left"/>
            </w:pPr>
            <w:r w:rsidRPr="00AA3DD0">
              <w:t>Trigger</w:t>
            </w:r>
          </w:p>
        </w:tc>
        <w:tc>
          <w:tcPr>
            <w:tcW w:w="0" w:type="auto"/>
            <w:hideMark/>
          </w:tcPr>
          <w:p w14:paraId="762C47F3" w14:textId="77777777"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t>The user enters their email/username and password and submits the login form.</w:t>
            </w:r>
          </w:p>
        </w:tc>
      </w:tr>
      <w:tr w:rsidR="00AA3DD0" w:rsidRPr="00AA3DD0" w14:paraId="08909541"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429071C8" w14:textId="77777777" w:rsidR="00AA3DD0" w:rsidRPr="00AA3DD0" w:rsidRDefault="00AA3DD0" w:rsidP="00AE0768">
            <w:pPr>
              <w:spacing w:after="160" w:line="360" w:lineRule="auto"/>
              <w:jc w:val="left"/>
            </w:pPr>
            <w:r w:rsidRPr="00AA3DD0">
              <w:t>Normal Scenario</w:t>
            </w:r>
          </w:p>
        </w:tc>
        <w:tc>
          <w:tcPr>
            <w:tcW w:w="0" w:type="auto"/>
            <w:hideMark/>
          </w:tcPr>
          <w:p w14:paraId="662AAC84"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1. The user opens the login page.</w:t>
            </w:r>
          </w:p>
          <w:p w14:paraId="4D3C416C"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2. The user enters their email/username and password.</w:t>
            </w:r>
          </w:p>
          <w:p w14:paraId="2F2EA55E"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3. The user submits the login form.</w:t>
            </w:r>
          </w:p>
          <w:p w14:paraId="4A53A992"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4. The system verifies the provided credentials.</w:t>
            </w:r>
          </w:p>
          <w:p w14:paraId="67A22CB9"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5. The system authenticates the user.</w:t>
            </w:r>
          </w:p>
          <w:p w14:paraId="6BBCF3CD" w14:textId="77777777" w:rsidR="00110B86"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6. The system retrieves the user's role and permissions.</w:t>
            </w:r>
          </w:p>
          <w:p w14:paraId="3A69D156" w14:textId="21E1BA83" w:rsidR="00AA3DD0" w:rsidRPr="00AA3DD0"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7. The system redirects the user to the appropriate dashboard.</w:t>
            </w:r>
          </w:p>
        </w:tc>
      </w:tr>
      <w:tr w:rsidR="00AA3DD0" w:rsidRPr="00AA3DD0" w14:paraId="1C50DDA5"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A9D41" w14:textId="77777777" w:rsidR="00AA3DD0" w:rsidRPr="00AA3DD0" w:rsidRDefault="00AA3DD0" w:rsidP="00AE0768">
            <w:pPr>
              <w:spacing w:after="160" w:line="360" w:lineRule="auto"/>
              <w:jc w:val="left"/>
            </w:pPr>
            <w:r w:rsidRPr="00AA3DD0">
              <w:t>Alternative Scenario</w:t>
            </w:r>
          </w:p>
        </w:tc>
        <w:tc>
          <w:tcPr>
            <w:tcW w:w="0" w:type="auto"/>
            <w:hideMark/>
          </w:tcPr>
          <w:p w14:paraId="5D0C5C92" w14:textId="77777777" w:rsidR="00110B86"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rPr>
                <w:b/>
                <w:bCs/>
              </w:rPr>
              <w:t>4.A</w:t>
            </w:r>
            <w:r w:rsidRPr="00AA3DD0">
              <w:t xml:space="preserve"> If the credentials are incorrect, the system displays an error message and asks the user to enter them again.</w:t>
            </w:r>
          </w:p>
          <w:p w14:paraId="1D4088AF" w14:textId="77777777" w:rsidR="00110B86"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rPr>
                <w:b/>
                <w:bCs/>
              </w:rPr>
              <w:t>4.B</w:t>
            </w:r>
            <w:r w:rsidRPr="00AA3DD0">
              <w:t xml:space="preserve"> If the account is inactive or disabled, the system denies access and informs the user.</w:t>
            </w:r>
          </w:p>
          <w:p w14:paraId="6B2F9AC1" w14:textId="7776A262"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rPr>
                <w:b/>
                <w:bCs/>
              </w:rPr>
              <w:lastRenderedPageBreak/>
              <w:t>4.C</w:t>
            </w:r>
            <w:r w:rsidRPr="00AA3DD0">
              <w:t xml:space="preserve"> If the account does not exist, the system displays an authentication error and prevents access.</w:t>
            </w:r>
          </w:p>
        </w:tc>
      </w:tr>
      <w:tr w:rsidR="00AA3DD0" w:rsidRPr="00AA3DD0" w14:paraId="5911DD23"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6553BC69" w14:textId="77777777" w:rsidR="00AA3DD0" w:rsidRPr="00AA3DD0" w:rsidRDefault="00AA3DD0" w:rsidP="00AE0768">
            <w:pPr>
              <w:spacing w:after="160" w:line="360" w:lineRule="auto"/>
              <w:jc w:val="left"/>
            </w:pPr>
            <w:r w:rsidRPr="00AA3DD0">
              <w:lastRenderedPageBreak/>
              <w:t>Post Condition of Success</w:t>
            </w:r>
          </w:p>
        </w:tc>
        <w:tc>
          <w:tcPr>
            <w:tcW w:w="0" w:type="auto"/>
            <w:hideMark/>
          </w:tcPr>
          <w:p w14:paraId="586FEE32" w14:textId="77777777" w:rsidR="00AA3DD0" w:rsidRPr="00AA3DD0" w:rsidRDefault="00AA3DD0"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AA3DD0">
              <w:t>The user is successfully authenticated and gains access to the ERP functionalities permitted by their role.</w:t>
            </w:r>
          </w:p>
        </w:tc>
      </w:tr>
      <w:tr w:rsidR="00AA3DD0" w:rsidRPr="00AA3DD0" w14:paraId="6D815293"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D73EA" w14:textId="77777777" w:rsidR="00AA3DD0" w:rsidRPr="00AA3DD0" w:rsidRDefault="00AA3DD0" w:rsidP="00AE0768">
            <w:pPr>
              <w:spacing w:after="160" w:line="360" w:lineRule="auto"/>
              <w:jc w:val="left"/>
            </w:pPr>
            <w:r w:rsidRPr="00AA3DD0">
              <w:t>Post Condition of Failure</w:t>
            </w:r>
          </w:p>
        </w:tc>
        <w:tc>
          <w:tcPr>
            <w:tcW w:w="0" w:type="auto"/>
            <w:hideMark/>
          </w:tcPr>
          <w:p w14:paraId="25349693" w14:textId="77777777" w:rsidR="00AA3DD0" w:rsidRPr="00AA3DD0" w:rsidRDefault="00AA3DD0"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AA3DD0">
              <w:t>The user remains unauthenticated and cannot access protected functionalities of the system.</w:t>
            </w:r>
          </w:p>
        </w:tc>
      </w:tr>
      <w:tr w:rsidR="00AA3DD0" w:rsidRPr="00AA3DD0" w14:paraId="46D8756A"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1549D50E" w14:textId="7491252C" w:rsidR="00AA3DD0" w:rsidRPr="00AA3DD0" w:rsidRDefault="0005564E" w:rsidP="00AE0768">
            <w:pPr>
              <w:spacing w:after="160" w:line="360" w:lineRule="auto"/>
              <w:jc w:val="left"/>
            </w:pPr>
            <w:r>
              <w:t>Non-</w:t>
            </w:r>
            <w:r w:rsidR="00AA3DD0" w:rsidRPr="00AA3DD0">
              <w:t>Functional Requirement</w:t>
            </w:r>
          </w:p>
        </w:tc>
        <w:tc>
          <w:tcPr>
            <w:tcW w:w="0" w:type="auto"/>
            <w:hideMark/>
          </w:tcPr>
          <w:p w14:paraId="4C7F331B" w14:textId="7DF1E0DB" w:rsidR="00AA3DD0" w:rsidRPr="00AA3DD0" w:rsidRDefault="0005564E" w:rsidP="00AA3DD0">
            <w:pPr>
              <w:spacing w:after="160" w:line="360" w:lineRule="auto"/>
              <w:cnfStyle w:val="000000000000" w:firstRow="0" w:lastRow="0" w:firstColumn="0" w:lastColumn="0" w:oddVBand="0" w:evenVBand="0" w:oddHBand="0" w:evenHBand="0" w:firstRowFirstColumn="0" w:firstRowLastColumn="0" w:lastRowFirstColumn="0" w:lastRowLastColumn="0"/>
            </w:pPr>
            <w:r w:rsidRPr="0005564E">
              <w:t>The authentication process shall be secure and reliable. User credentials shall be protected, and the system shall respond to login requests within an acceptable time.</w:t>
            </w:r>
          </w:p>
        </w:tc>
      </w:tr>
    </w:tbl>
    <w:p w14:paraId="127A295B" w14:textId="77777777" w:rsidR="006F38FF" w:rsidRDefault="006F38FF" w:rsidP="00AA3DD0">
      <w:pPr>
        <w:spacing w:line="360" w:lineRule="auto"/>
        <w:rPr>
          <w:b/>
          <w:bCs/>
        </w:rPr>
      </w:pPr>
    </w:p>
    <w:p w14:paraId="0B79F6FB" w14:textId="11235904" w:rsidR="0043137C" w:rsidRPr="009A7FA8" w:rsidRDefault="006F38FF" w:rsidP="0080103F">
      <w:pPr>
        <w:pStyle w:val="ListParagraph"/>
        <w:numPr>
          <w:ilvl w:val="0"/>
          <w:numId w:val="35"/>
        </w:numPr>
        <w:spacing w:line="360" w:lineRule="auto"/>
        <w:rPr>
          <w:b/>
          <w:bCs/>
        </w:rPr>
      </w:pPr>
      <w:r w:rsidRPr="009A7FA8">
        <w:rPr>
          <w:b/>
          <w:bCs/>
        </w:rPr>
        <w:t>Textual description of Scan QR code</w:t>
      </w:r>
    </w:p>
    <w:p w14:paraId="132A4842" w14:textId="66CEB7FD" w:rsidR="00EC748F" w:rsidRDefault="00EC748F" w:rsidP="009A7FA8">
      <w:pPr>
        <w:pStyle w:val="Caption"/>
        <w:keepNext/>
      </w:pPr>
      <w:r>
        <w:t xml:space="preserve">Table </w:t>
      </w:r>
      <w:fldSimple w:instr=" SEQ Table \* ARABIC ">
        <w:r w:rsidR="00A00418">
          <w:rPr>
            <w:noProof/>
          </w:rPr>
          <w:t>10</w:t>
        </w:r>
      </w:fldSimple>
      <w:r>
        <w:t xml:space="preserve"> textual description of scan QR code</w:t>
      </w:r>
    </w:p>
    <w:tbl>
      <w:tblPr>
        <w:tblStyle w:val="GridTable4-Accent2"/>
        <w:tblW w:w="0" w:type="auto"/>
        <w:tblLook w:val="04A0" w:firstRow="1" w:lastRow="0" w:firstColumn="1" w:lastColumn="0" w:noHBand="0" w:noVBand="1"/>
      </w:tblPr>
      <w:tblGrid>
        <w:gridCol w:w="2076"/>
        <w:gridCol w:w="7274"/>
      </w:tblGrid>
      <w:tr w:rsidR="006F38FF" w:rsidRPr="006F38FF" w14:paraId="68CED46C"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7F1A8" w14:textId="77777777" w:rsidR="006F38FF" w:rsidRPr="006F38FF" w:rsidRDefault="006F38FF" w:rsidP="006F38FF">
            <w:pPr>
              <w:spacing w:after="160" w:line="360" w:lineRule="auto"/>
            </w:pPr>
            <w:r w:rsidRPr="006F38FF">
              <w:t>Title</w:t>
            </w:r>
          </w:p>
        </w:tc>
        <w:tc>
          <w:tcPr>
            <w:tcW w:w="0" w:type="auto"/>
            <w:hideMark/>
          </w:tcPr>
          <w:p w14:paraId="5EFE9CB6" w14:textId="2692684C" w:rsidR="006F38FF" w:rsidRPr="006F38FF" w:rsidRDefault="006F38FF" w:rsidP="006F38FF">
            <w:pPr>
              <w:spacing w:after="160" w:line="360" w:lineRule="auto"/>
              <w:cnfStyle w:val="100000000000" w:firstRow="1" w:lastRow="0" w:firstColumn="0" w:lastColumn="0" w:oddVBand="0" w:evenVBand="0" w:oddHBand="0" w:evenHBand="0" w:firstRowFirstColumn="0" w:firstRowLastColumn="0" w:lastRowFirstColumn="0" w:lastRowLastColumn="0"/>
            </w:pPr>
            <w:r>
              <w:t>Scan QR code</w:t>
            </w:r>
          </w:p>
        </w:tc>
      </w:tr>
      <w:tr w:rsidR="006F38FF" w:rsidRPr="006F38FF" w14:paraId="7D2D064B"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8190F" w14:textId="77777777" w:rsidR="006F38FF" w:rsidRPr="006F38FF" w:rsidRDefault="006F38FF" w:rsidP="006F38FF">
            <w:pPr>
              <w:spacing w:after="160" w:line="360" w:lineRule="auto"/>
            </w:pPr>
            <w:r w:rsidRPr="006F38FF">
              <w:t>Summary</w:t>
            </w:r>
          </w:p>
        </w:tc>
        <w:tc>
          <w:tcPr>
            <w:tcW w:w="0" w:type="auto"/>
            <w:hideMark/>
          </w:tcPr>
          <w:p w14:paraId="6EA64EE1" w14:textId="77777777" w:rsidR="006F38FF" w:rsidRPr="006F38FF" w:rsidRDefault="006F38FF"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6F38FF">
              <w:t>The scan QR code use case allows an employee or intern to record their attendance by scanning a QR code for check-in or check-out.</w:t>
            </w:r>
          </w:p>
        </w:tc>
      </w:tr>
      <w:tr w:rsidR="006F38FF" w:rsidRPr="006F38FF" w14:paraId="62771E62"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4357757D" w14:textId="77777777" w:rsidR="006F38FF" w:rsidRPr="006F38FF" w:rsidRDefault="006F38FF" w:rsidP="006F38FF">
            <w:pPr>
              <w:spacing w:after="160" w:line="360" w:lineRule="auto"/>
            </w:pPr>
            <w:r w:rsidRPr="006F38FF">
              <w:t>Actor</w:t>
            </w:r>
          </w:p>
        </w:tc>
        <w:tc>
          <w:tcPr>
            <w:tcW w:w="0" w:type="auto"/>
            <w:hideMark/>
          </w:tcPr>
          <w:p w14:paraId="0D431B33" w14:textId="77777777" w:rsidR="006F38FF" w:rsidRPr="006F38FF" w:rsidRDefault="006F38FF"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F38FF">
              <w:t>Employee / Intern</w:t>
            </w:r>
          </w:p>
        </w:tc>
      </w:tr>
      <w:tr w:rsidR="006F38FF" w:rsidRPr="006F38FF" w14:paraId="0F84BF4E"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591E9" w14:textId="77777777" w:rsidR="006F38FF" w:rsidRPr="006F38FF" w:rsidRDefault="006F38FF" w:rsidP="006F38FF">
            <w:pPr>
              <w:spacing w:after="160" w:line="360" w:lineRule="auto"/>
            </w:pPr>
            <w:r w:rsidRPr="006F38FF">
              <w:t>Date</w:t>
            </w:r>
          </w:p>
        </w:tc>
        <w:tc>
          <w:tcPr>
            <w:tcW w:w="0" w:type="auto"/>
            <w:hideMark/>
          </w:tcPr>
          <w:p w14:paraId="324B583C" w14:textId="77777777" w:rsidR="006F38FF" w:rsidRPr="006F38FF" w:rsidRDefault="006F38FF"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6F38FF">
              <w:t>09/08/2026</w:t>
            </w:r>
          </w:p>
        </w:tc>
      </w:tr>
      <w:tr w:rsidR="006F38FF" w:rsidRPr="006F38FF" w14:paraId="5E5955A7"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72ABCE14" w14:textId="77777777" w:rsidR="006F38FF" w:rsidRPr="006F38FF" w:rsidRDefault="006F38FF" w:rsidP="006F38FF">
            <w:pPr>
              <w:spacing w:after="160" w:line="360" w:lineRule="auto"/>
            </w:pPr>
            <w:r w:rsidRPr="006F38FF">
              <w:t>Stakeholders</w:t>
            </w:r>
          </w:p>
        </w:tc>
        <w:tc>
          <w:tcPr>
            <w:tcW w:w="0" w:type="auto"/>
            <w:hideMark/>
          </w:tcPr>
          <w:p w14:paraId="440DBEB1" w14:textId="77777777" w:rsidR="006F38FF" w:rsidRPr="006F38FF" w:rsidRDefault="006F38FF"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F38FF">
              <w:t>Employee/Intern, Human Resources Manager, System Administrator, External QR Code Provider</w:t>
            </w:r>
          </w:p>
        </w:tc>
      </w:tr>
      <w:tr w:rsidR="006F38FF" w:rsidRPr="006F38FF" w14:paraId="0FCF6DB3"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7E134" w14:textId="77777777" w:rsidR="006F38FF" w:rsidRPr="006F38FF" w:rsidRDefault="006F38FF" w:rsidP="006F38FF">
            <w:pPr>
              <w:spacing w:after="160" w:line="360" w:lineRule="auto"/>
            </w:pPr>
            <w:r w:rsidRPr="006F38FF">
              <w:t>Version</w:t>
            </w:r>
          </w:p>
        </w:tc>
        <w:tc>
          <w:tcPr>
            <w:tcW w:w="0" w:type="auto"/>
            <w:hideMark/>
          </w:tcPr>
          <w:p w14:paraId="0EC75332" w14:textId="77777777" w:rsidR="006F38FF" w:rsidRPr="006F38FF" w:rsidRDefault="006F38FF"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6F38FF">
              <w:t>1.0</w:t>
            </w:r>
          </w:p>
        </w:tc>
      </w:tr>
      <w:tr w:rsidR="006F38FF" w:rsidRPr="006F38FF" w14:paraId="006A1FC9"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3B018E9" w14:textId="77777777" w:rsidR="006F38FF" w:rsidRPr="006F38FF" w:rsidRDefault="006F38FF" w:rsidP="006F38FF">
            <w:pPr>
              <w:spacing w:after="160" w:line="360" w:lineRule="auto"/>
            </w:pPr>
            <w:r w:rsidRPr="006F38FF">
              <w:t>Precondition</w:t>
            </w:r>
          </w:p>
        </w:tc>
        <w:tc>
          <w:tcPr>
            <w:tcW w:w="0" w:type="auto"/>
            <w:hideMark/>
          </w:tcPr>
          <w:p w14:paraId="35B874EB" w14:textId="77777777" w:rsidR="006F38FF" w:rsidRPr="006F38FF" w:rsidRDefault="006F38FF"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F38FF">
              <w:t>The employee/intern must have a valid account and must be authenticated. A valid QR code must be available from the external QR code provider.</w:t>
            </w:r>
          </w:p>
        </w:tc>
      </w:tr>
      <w:tr w:rsidR="006F38FF" w:rsidRPr="006F38FF" w14:paraId="0612E72B"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20F48" w14:textId="77777777" w:rsidR="006F38FF" w:rsidRPr="006F38FF" w:rsidRDefault="006F38FF" w:rsidP="006F38FF">
            <w:pPr>
              <w:spacing w:after="160" w:line="360" w:lineRule="auto"/>
            </w:pPr>
            <w:r w:rsidRPr="006F38FF">
              <w:t>Trigger</w:t>
            </w:r>
          </w:p>
        </w:tc>
        <w:tc>
          <w:tcPr>
            <w:tcW w:w="0" w:type="auto"/>
            <w:hideMark/>
          </w:tcPr>
          <w:p w14:paraId="2120E58C" w14:textId="77777777" w:rsidR="006F38FF" w:rsidRPr="006F38FF" w:rsidRDefault="006F38FF"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6F38FF">
              <w:t>The employee/intern scans the available QR code using the attendance functionality of the ERP.</w:t>
            </w:r>
          </w:p>
        </w:tc>
      </w:tr>
      <w:tr w:rsidR="006F38FF" w:rsidRPr="006F38FF" w14:paraId="291E8909"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1E3B0366" w14:textId="77777777" w:rsidR="006F38FF" w:rsidRPr="006F38FF" w:rsidRDefault="006F38FF" w:rsidP="006F38FF">
            <w:pPr>
              <w:spacing w:after="160" w:line="360" w:lineRule="auto"/>
            </w:pPr>
            <w:r w:rsidRPr="006F38FF">
              <w:lastRenderedPageBreak/>
              <w:t>Normal Scenario</w:t>
            </w:r>
          </w:p>
        </w:tc>
        <w:tc>
          <w:tcPr>
            <w:tcW w:w="0" w:type="auto"/>
            <w:hideMark/>
          </w:tcPr>
          <w:p w14:paraId="43C13035"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1. The employee/intern accesses the QR code scanning functionality.</w:t>
            </w:r>
          </w:p>
          <w:p w14:paraId="121F079F"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2. The system activates the QR code scanner.</w:t>
            </w:r>
          </w:p>
          <w:p w14:paraId="096CF666"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3. The employee/intern scans the QR code provided by the external QR code provider.</w:t>
            </w:r>
          </w:p>
          <w:p w14:paraId="6E89F7E2"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4. The system reads and validates the QR code.</w:t>
            </w:r>
          </w:p>
          <w:p w14:paraId="563C25ED"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5. The system authenticates the user.</w:t>
            </w:r>
          </w:p>
          <w:p w14:paraId="5AC99F36"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6. The system determines whether the scan corresponds to a check-in or check-out.</w:t>
            </w:r>
          </w:p>
          <w:p w14:paraId="2D46588A" w14:textId="77777777" w:rsidR="006F38FF" w:rsidRDefault="006F38FF" w:rsidP="00BF1A54">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7. The system records the attendance event with the user's identity, date and time.</w:t>
            </w:r>
          </w:p>
          <w:p w14:paraId="58FE26AC" w14:textId="57A342CB" w:rsidR="006F38FF" w:rsidRPr="006F38FF" w:rsidRDefault="006F38FF"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6F38FF">
              <w:t>8. The system displays a confirmation message indicating that the attendance has been successfully recorded.</w:t>
            </w:r>
          </w:p>
        </w:tc>
      </w:tr>
      <w:tr w:rsidR="006F38FF" w:rsidRPr="006F38FF" w14:paraId="5D01B690"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BF9AF" w14:textId="77777777" w:rsidR="006F38FF" w:rsidRPr="006F38FF" w:rsidRDefault="006F38FF" w:rsidP="006F38FF">
            <w:pPr>
              <w:spacing w:after="160" w:line="360" w:lineRule="auto"/>
            </w:pPr>
            <w:r w:rsidRPr="006F38FF">
              <w:t>Alternative Scenario</w:t>
            </w:r>
          </w:p>
        </w:tc>
        <w:tc>
          <w:tcPr>
            <w:tcW w:w="0" w:type="auto"/>
            <w:hideMark/>
          </w:tcPr>
          <w:p w14:paraId="72BA8331" w14:textId="77777777" w:rsidR="006F38FF" w:rsidRDefault="006F38FF" w:rsidP="00BF1A54">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6F38FF">
              <w:rPr>
                <w:b/>
                <w:bCs/>
              </w:rPr>
              <w:t>3.A</w:t>
            </w:r>
            <w:r w:rsidRPr="006F38FF">
              <w:t xml:space="preserve"> If the QR code cannot be scanned, the system asks the user to try scanning again.</w:t>
            </w:r>
          </w:p>
          <w:p w14:paraId="2577302B" w14:textId="77777777" w:rsidR="006F38FF" w:rsidRDefault="006F38FF" w:rsidP="00BF1A54">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6F38FF">
              <w:rPr>
                <w:b/>
                <w:bCs/>
              </w:rPr>
              <w:t>4.A</w:t>
            </w:r>
            <w:r w:rsidRPr="006F38FF">
              <w:t xml:space="preserve"> If the QR code is invalid or expired, the system rejects the scan and displays an appropriate error message.</w:t>
            </w:r>
          </w:p>
          <w:p w14:paraId="014134E4" w14:textId="77777777" w:rsidR="00166519" w:rsidRDefault="006F38FF" w:rsidP="00BF1A54">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6F38FF">
              <w:rPr>
                <w:b/>
                <w:bCs/>
              </w:rPr>
              <w:t>4.B</w:t>
            </w:r>
            <w:r w:rsidRPr="006F38FF">
              <w:t xml:space="preserve"> If the QR code is not recognized by the system, the attendance operation is cancelled.</w:t>
            </w:r>
          </w:p>
          <w:p w14:paraId="59E9DCFD" w14:textId="77777777" w:rsidR="00166519" w:rsidRDefault="006F38FF" w:rsidP="00BF1A54">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6F38FF">
              <w:rPr>
                <w:b/>
                <w:bCs/>
              </w:rPr>
              <w:t>5.A</w:t>
            </w:r>
            <w:r w:rsidRPr="006F38FF">
              <w:t xml:space="preserve"> If the user cannot be authenticated, the system denies the attendance operation.</w:t>
            </w:r>
          </w:p>
          <w:p w14:paraId="16267921" w14:textId="2A17461F" w:rsidR="006F38FF" w:rsidRPr="006F38FF" w:rsidRDefault="006F38FF"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6F38FF">
              <w:rPr>
                <w:b/>
                <w:bCs/>
              </w:rPr>
              <w:t>7.A</w:t>
            </w:r>
            <w:r w:rsidRPr="006F38FF">
              <w:t xml:space="preserve"> If the user has already recorded the same attendance type for the relevant period, the system prevents the creation of a duplicate record.</w:t>
            </w:r>
          </w:p>
        </w:tc>
      </w:tr>
      <w:tr w:rsidR="006F38FF" w:rsidRPr="006F38FF" w14:paraId="20C0B3F7"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5C58868" w14:textId="77777777" w:rsidR="006F38FF" w:rsidRPr="006F38FF" w:rsidRDefault="006F38FF" w:rsidP="006F38FF">
            <w:pPr>
              <w:spacing w:after="160" w:line="360" w:lineRule="auto"/>
            </w:pPr>
            <w:r w:rsidRPr="006F38FF">
              <w:t>Post Condition of Success</w:t>
            </w:r>
          </w:p>
        </w:tc>
        <w:tc>
          <w:tcPr>
            <w:tcW w:w="0" w:type="auto"/>
            <w:hideMark/>
          </w:tcPr>
          <w:p w14:paraId="260ECC4F" w14:textId="77777777" w:rsidR="006F38FF" w:rsidRPr="006F38FF" w:rsidRDefault="006F38FF"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F38FF">
              <w:t>A valid attendance record is stored in the system with the employee/intern's identity, date, time and attendance type (check-in or check-out).</w:t>
            </w:r>
          </w:p>
        </w:tc>
      </w:tr>
      <w:tr w:rsidR="006F38FF" w:rsidRPr="006F38FF" w14:paraId="6DB447C9"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4C63A" w14:textId="77777777" w:rsidR="006F38FF" w:rsidRPr="006F38FF" w:rsidRDefault="006F38FF" w:rsidP="006F38FF">
            <w:pPr>
              <w:spacing w:after="160" w:line="360" w:lineRule="auto"/>
            </w:pPr>
            <w:r w:rsidRPr="006F38FF">
              <w:t>Post Condition of Failure</w:t>
            </w:r>
          </w:p>
        </w:tc>
        <w:tc>
          <w:tcPr>
            <w:tcW w:w="0" w:type="auto"/>
            <w:hideMark/>
          </w:tcPr>
          <w:p w14:paraId="66F55B16" w14:textId="77777777" w:rsidR="006F38FF" w:rsidRPr="006F38FF" w:rsidRDefault="006F38FF"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6F38FF">
              <w:t>No attendance record is created and the user is informed that the attendance operation could not be completed.</w:t>
            </w:r>
          </w:p>
        </w:tc>
      </w:tr>
      <w:tr w:rsidR="006F38FF" w:rsidRPr="006F38FF" w14:paraId="0DF5CEEF"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3832E055" w14:textId="207C9982" w:rsidR="006F38FF" w:rsidRPr="006F38FF" w:rsidRDefault="0029019B" w:rsidP="006F38FF">
            <w:pPr>
              <w:spacing w:after="160" w:line="360" w:lineRule="auto"/>
            </w:pPr>
            <w:r>
              <w:t>Non-</w:t>
            </w:r>
            <w:r w:rsidR="006F38FF" w:rsidRPr="006F38FF">
              <w:t>Functional Requirement</w:t>
            </w:r>
          </w:p>
        </w:tc>
        <w:tc>
          <w:tcPr>
            <w:tcW w:w="0" w:type="auto"/>
            <w:hideMark/>
          </w:tcPr>
          <w:p w14:paraId="12D4EF87" w14:textId="434C24CC" w:rsidR="006F38FF" w:rsidRPr="006F38FF" w:rsidRDefault="0029019B"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29019B">
              <w:t>The QR code scanning process shall be fast, reliable and secure. Attendance data shall be recorded accurately, and the system shall prevent unauthorized access or modification of attendance records.</w:t>
            </w:r>
          </w:p>
        </w:tc>
      </w:tr>
    </w:tbl>
    <w:p w14:paraId="60989204" w14:textId="77777777" w:rsidR="006F38FF" w:rsidRDefault="006F38FF" w:rsidP="00AA3DD0">
      <w:pPr>
        <w:spacing w:line="360" w:lineRule="auto"/>
      </w:pPr>
    </w:p>
    <w:p w14:paraId="79D31EE7" w14:textId="19AA58B2" w:rsidR="0007227A" w:rsidRDefault="00EC748F" w:rsidP="0080103F">
      <w:pPr>
        <w:pStyle w:val="ListParagraph"/>
        <w:numPr>
          <w:ilvl w:val="0"/>
          <w:numId w:val="35"/>
        </w:numPr>
        <w:spacing w:line="360" w:lineRule="auto"/>
        <w:rPr>
          <w:b/>
          <w:bCs/>
        </w:rPr>
      </w:pPr>
      <w:r>
        <w:rPr>
          <w:b/>
          <w:bCs/>
        </w:rPr>
        <w:t xml:space="preserve">Textual description of </w:t>
      </w:r>
      <w:r w:rsidR="00F929A6">
        <w:rPr>
          <w:b/>
          <w:bCs/>
        </w:rPr>
        <w:t>manage task using kanban board</w:t>
      </w:r>
    </w:p>
    <w:p w14:paraId="60A02027" w14:textId="5751CCDF" w:rsidR="00072631" w:rsidRDefault="00072631" w:rsidP="009A7FA8">
      <w:pPr>
        <w:pStyle w:val="Caption"/>
        <w:keepNext/>
      </w:pPr>
      <w:r>
        <w:t xml:space="preserve">Table </w:t>
      </w:r>
      <w:fldSimple w:instr=" SEQ Table \* ARABIC ">
        <w:r w:rsidR="00A00418">
          <w:rPr>
            <w:noProof/>
          </w:rPr>
          <w:t>11</w:t>
        </w:r>
      </w:fldSimple>
      <w:r>
        <w:t xml:space="preserve"> textual description of manage kanban board</w:t>
      </w:r>
    </w:p>
    <w:tbl>
      <w:tblPr>
        <w:tblStyle w:val="GridTable4-Accent2"/>
        <w:tblW w:w="0" w:type="auto"/>
        <w:tblLook w:val="04A0" w:firstRow="1" w:lastRow="0" w:firstColumn="1" w:lastColumn="0" w:noHBand="0" w:noVBand="1"/>
      </w:tblPr>
      <w:tblGrid>
        <w:gridCol w:w="2154"/>
        <w:gridCol w:w="7196"/>
      </w:tblGrid>
      <w:tr w:rsidR="00F929A6" w:rsidRPr="00F929A6" w14:paraId="539C6E57"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334DE" w14:textId="77777777" w:rsidR="00F929A6" w:rsidRPr="00F929A6" w:rsidRDefault="00F929A6" w:rsidP="00F929A6">
            <w:pPr>
              <w:spacing w:after="160" w:line="360" w:lineRule="auto"/>
            </w:pPr>
            <w:r w:rsidRPr="00F929A6">
              <w:t>Title</w:t>
            </w:r>
          </w:p>
        </w:tc>
        <w:tc>
          <w:tcPr>
            <w:tcW w:w="0" w:type="auto"/>
            <w:hideMark/>
          </w:tcPr>
          <w:p w14:paraId="11DFD935" w14:textId="7E1AF915" w:rsidR="00F929A6" w:rsidRPr="00F929A6" w:rsidRDefault="00F929A6" w:rsidP="00F929A6">
            <w:pPr>
              <w:spacing w:after="160" w:line="360" w:lineRule="auto"/>
              <w:cnfStyle w:val="100000000000" w:firstRow="1" w:lastRow="0" w:firstColumn="0" w:lastColumn="0" w:oddVBand="0" w:evenVBand="0" w:oddHBand="0" w:evenHBand="0" w:firstRowFirstColumn="0" w:firstRowLastColumn="0" w:lastRowFirstColumn="0" w:lastRowLastColumn="0"/>
            </w:pPr>
            <w:r>
              <w:t>Manage task</w:t>
            </w:r>
          </w:p>
        </w:tc>
      </w:tr>
      <w:tr w:rsidR="00F929A6" w:rsidRPr="00F929A6" w14:paraId="5B27156E"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1E044" w14:textId="77777777" w:rsidR="00F929A6" w:rsidRPr="00F929A6" w:rsidRDefault="00F929A6" w:rsidP="00F929A6">
            <w:pPr>
              <w:spacing w:after="160" w:line="360" w:lineRule="auto"/>
            </w:pPr>
            <w:r w:rsidRPr="00F929A6">
              <w:t>Summary</w:t>
            </w:r>
          </w:p>
        </w:tc>
        <w:tc>
          <w:tcPr>
            <w:tcW w:w="0" w:type="auto"/>
            <w:hideMark/>
          </w:tcPr>
          <w:p w14:paraId="01455052" w14:textId="77777777" w:rsidR="00F929A6" w:rsidRPr="00F929A6" w:rsidRDefault="00F929A6"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929A6">
              <w:t>The Manage Tasks use case allows authorized users to create, assign, organize, update and monitor project tasks through a Kanban board.</w:t>
            </w:r>
          </w:p>
        </w:tc>
      </w:tr>
      <w:tr w:rsidR="00F929A6" w:rsidRPr="00F929A6" w14:paraId="288F903F"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056E0D49" w14:textId="77777777" w:rsidR="00F929A6" w:rsidRPr="00F929A6" w:rsidRDefault="00F929A6" w:rsidP="00F929A6">
            <w:pPr>
              <w:spacing w:after="160" w:line="360" w:lineRule="auto"/>
            </w:pPr>
            <w:r w:rsidRPr="00F929A6">
              <w:t>Actor</w:t>
            </w:r>
          </w:p>
        </w:tc>
        <w:tc>
          <w:tcPr>
            <w:tcW w:w="0" w:type="auto"/>
            <w:hideMark/>
          </w:tcPr>
          <w:p w14:paraId="6A004CCF" w14:textId="77777777" w:rsidR="00F929A6" w:rsidRPr="00F929A6" w:rsidRDefault="00F929A6"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929A6">
              <w:t>Project Manager / Employee</w:t>
            </w:r>
          </w:p>
        </w:tc>
      </w:tr>
      <w:tr w:rsidR="00F929A6" w:rsidRPr="00F929A6" w14:paraId="3FB51C2E"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D7BB5" w14:textId="77777777" w:rsidR="00F929A6" w:rsidRPr="00F929A6" w:rsidRDefault="00F929A6" w:rsidP="00F929A6">
            <w:pPr>
              <w:spacing w:after="160" w:line="360" w:lineRule="auto"/>
            </w:pPr>
            <w:r w:rsidRPr="00F929A6">
              <w:t>Date</w:t>
            </w:r>
          </w:p>
        </w:tc>
        <w:tc>
          <w:tcPr>
            <w:tcW w:w="0" w:type="auto"/>
            <w:hideMark/>
          </w:tcPr>
          <w:p w14:paraId="029F98CA" w14:textId="77777777" w:rsidR="00F929A6" w:rsidRPr="00F929A6" w:rsidRDefault="00F929A6"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929A6">
              <w:t>09/08/2026</w:t>
            </w:r>
          </w:p>
        </w:tc>
      </w:tr>
      <w:tr w:rsidR="00F929A6" w:rsidRPr="00F929A6" w14:paraId="2D63103B"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206DD4B" w14:textId="77777777" w:rsidR="00F929A6" w:rsidRPr="00F929A6" w:rsidRDefault="00F929A6" w:rsidP="00F929A6">
            <w:pPr>
              <w:spacing w:after="160" w:line="360" w:lineRule="auto"/>
            </w:pPr>
            <w:r w:rsidRPr="00F929A6">
              <w:t>Stakeholders</w:t>
            </w:r>
          </w:p>
        </w:tc>
        <w:tc>
          <w:tcPr>
            <w:tcW w:w="0" w:type="auto"/>
            <w:hideMark/>
          </w:tcPr>
          <w:p w14:paraId="7C6442C9" w14:textId="77777777" w:rsidR="00F929A6" w:rsidRPr="00F929A6" w:rsidRDefault="00F929A6"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929A6">
              <w:t>Project Manager, Employee/Intern, Human Resources Manager, System Administrator</w:t>
            </w:r>
          </w:p>
        </w:tc>
      </w:tr>
      <w:tr w:rsidR="00F929A6" w:rsidRPr="00F929A6" w14:paraId="7D4D1345"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280F9" w14:textId="77777777" w:rsidR="00F929A6" w:rsidRPr="00F929A6" w:rsidRDefault="00F929A6" w:rsidP="00F929A6">
            <w:pPr>
              <w:spacing w:after="160" w:line="360" w:lineRule="auto"/>
            </w:pPr>
            <w:r w:rsidRPr="00F929A6">
              <w:t>Version</w:t>
            </w:r>
          </w:p>
        </w:tc>
        <w:tc>
          <w:tcPr>
            <w:tcW w:w="0" w:type="auto"/>
            <w:hideMark/>
          </w:tcPr>
          <w:p w14:paraId="5FCAAC9E" w14:textId="77777777" w:rsidR="00F929A6" w:rsidRPr="00F929A6" w:rsidRDefault="00F929A6"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929A6">
              <w:t>1.0</w:t>
            </w:r>
          </w:p>
        </w:tc>
      </w:tr>
      <w:tr w:rsidR="00F929A6" w:rsidRPr="00F929A6" w14:paraId="3C47FF2F"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10E93129" w14:textId="77777777" w:rsidR="00F929A6" w:rsidRPr="00F929A6" w:rsidRDefault="00F929A6" w:rsidP="00F929A6">
            <w:pPr>
              <w:spacing w:after="160" w:line="360" w:lineRule="auto"/>
            </w:pPr>
            <w:r w:rsidRPr="00F929A6">
              <w:t>Precondition</w:t>
            </w:r>
          </w:p>
        </w:tc>
        <w:tc>
          <w:tcPr>
            <w:tcW w:w="0" w:type="auto"/>
            <w:hideMark/>
          </w:tcPr>
          <w:p w14:paraId="5D0FA55E" w14:textId="77777777" w:rsidR="00F929A6" w:rsidRPr="00F929A6" w:rsidRDefault="00F929A6"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929A6">
              <w:t>The user must be authenticated and have the required permissions to access and manage project tasks. A project must exist in the system.</w:t>
            </w:r>
          </w:p>
        </w:tc>
      </w:tr>
      <w:tr w:rsidR="00F929A6" w:rsidRPr="00F929A6" w14:paraId="29038A42"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58777" w14:textId="77777777" w:rsidR="00F929A6" w:rsidRPr="00F929A6" w:rsidRDefault="00F929A6" w:rsidP="00F929A6">
            <w:pPr>
              <w:spacing w:after="160" w:line="360" w:lineRule="auto"/>
            </w:pPr>
            <w:r w:rsidRPr="00F929A6">
              <w:t>Trigger</w:t>
            </w:r>
          </w:p>
        </w:tc>
        <w:tc>
          <w:tcPr>
            <w:tcW w:w="0" w:type="auto"/>
            <w:hideMark/>
          </w:tcPr>
          <w:p w14:paraId="21FAAE75" w14:textId="77777777" w:rsidR="00F929A6" w:rsidRPr="00F929A6" w:rsidRDefault="00F929A6"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929A6">
              <w:t>The user opens the task management or Kanban board section of a project.</w:t>
            </w:r>
          </w:p>
        </w:tc>
      </w:tr>
      <w:tr w:rsidR="00F929A6" w:rsidRPr="00F929A6" w14:paraId="36C10F33"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07DBD1F5" w14:textId="77777777" w:rsidR="00F929A6" w:rsidRPr="00F929A6" w:rsidRDefault="00F929A6" w:rsidP="00F929A6">
            <w:pPr>
              <w:spacing w:after="160" w:line="360" w:lineRule="auto"/>
            </w:pPr>
            <w:r w:rsidRPr="00F929A6">
              <w:t>Normal Scenario</w:t>
            </w:r>
          </w:p>
        </w:tc>
        <w:tc>
          <w:tcPr>
            <w:tcW w:w="0" w:type="auto"/>
            <w:hideMark/>
          </w:tcPr>
          <w:p w14:paraId="7E0A8A48"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1. The user opens the project's Kanban board.</w:t>
            </w:r>
          </w:p>
          <w:p w14:paraId="7457B877"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2. The system displays the existing tasks organized by status.</w:t>
            </w:r>
          </w:p>
          <w:p w14:paraId="4F9AA3F2"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3. The user creates a new task by providing information such as title, description, priority and deadline.</w:t>
            </w:r>
          </w:p>
          <w:p w14:paraId="72B0B2D5"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4. The user assigns the task to an employee when permitted.</w:t>
            </w:r>
          </w:p>
          <w:p w14:paraId="6E28ABF2"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5. The system adds the task to the appropriate Kanban column.</w:t>
            </w:r>
          </w:p>
          <w:p w14:paraId="01B3852C"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6. The user can update the task information when necessary.</w:t>
            </w:r>
          </w:p>
          <w:p w14:paraId="3B00C19F"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 xml:space="preserve">7. The user drags and drops the task from one status to another, such as </w:t>
            </w:r>
            <w:r w:rsidRPr="00F929A6">
              <w:rPr>
                <w:b/>
                <w:bCs/>
              </w:rPr>
              <w:t>To Do → In Progress → Review → Done</w:t>
            </w:r>
            <w:r w:rsidRPr="00F929A6">
              <w:t>.</w:t>
            </w:r>
          </w:p>
          <w:p w14:paraId="1EBDCD16" w14:textId="77777777" w:rsid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t>8. The system updates and saves the new task status.</w:t>
            </w:r>
          </w:p>
          <w:p w14:paraId="17125E87" w14:textId="349A4E62" w:rsidR="00F929A6" w:rsidRPr="00F929A6" w:rsidRDefault="00F929A6"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F929A6">
              <w:lastRenderedPageBreak/>
              <w:t>9. The system displays the updated task information on the Kanban board.</w:t>
            </w:r>
          </w:p>
        </w:tc>
      </w:tr>
      <w:tr w:rsidR="00F929A6" w:rsidRPr="00F929A6" w14:paraId="7B6F4BCC"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0ED2C" w14:textId="77777777" w:rsidR="00F929A6" w:rsidRPr="00F929A6" w:rsidRDefault="00F929A6" w:rsidP="00F929A6">
            <w:pPr>
              <w:spacing w:after="160" w:line="360" w:lineRule="auto"/>
            </w:pPr>
            <w:r w:rsidRPr="00F929A6">
              <w:lastRenderedPageBreak/>
              <w:t>Alternative Scenario</w:t>
            </w:r>
          </w:p>
        </w:tc>
        <w:tc>
          <w:tcPr>
            <w:tcW w:w="0" w:type="auto"/>
            <w:hideMark/>
          </w:tcPr>
          <w:p w14:paraId="0443D65B" w14:textId="77777777" w:rsid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3.A</w:t>
            </w:r>
            <w:r w:rsidRPr="00F929A6">
              <w:t xml:space="preserve"> If required task information is missing, the system asks the user to complete the required fields.</w:t>
            </w:r>
          </w:p>
          <w:p w14:paraId="6A0511EF" w14:textId="77777777" w:rsid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3.B</w:t>
            </w:r>
            <w:r w:rsidRPr="00F929A6">
              <w:t xml:space="preserve"> If an invalid deadline is provided, the system rejects the task creation and asks the user to correct the deadline.</w:t>
            </w:r>
          </w:p>
          <w:p w14:paraId="43E200A0" w14:textId="77777777" w:rsid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4.A</w:t>
            </w:r>
            <w:r w:rsidRPr="00F929A6">
              <w:t xml:space="preserve"> If the selected employee cannot be assigned to the task, the system displays an appropriate error message.</w:t>
            </w:r>
          </w:p>
          <w:p w14:paraId="12E57530" w14:textId="77777777" w:rsid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6.A</w:t>
            </w:r>
            <w:r w:rsidRPr="00F929A6">
              <w:t xml:space="preserve"> If the user does not have permission to modify the task, the system prevents the modification.</w:t>
            </w:r>
          </w:p>
          <w:p w14:paraId="52CE8B5B" w14:textId="77777777" w:rsid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7.A</w:t>
            </w:r>
            <w:r w:rsidRPr="00F929A6">
              <w:t xml:space="preserve"> If the user does not have permission to change the task status, the system prevents the drag-and-drop operation.</w:t>
            </w:r>
          </w:p>
          <w:p w14:paraId="32477C10" w14:textId="71BBF5B8" w:rsidR="00F929A6" w:rsidRPr="00F929A6" w:rsidRDefault="00F929A6"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F929A6">
              <w:rPr>
                <w:b/>
                <w:bCs/>
              </w:rPr>
              <w:t>8.A</w:t>
            </w:r>
            <w:r w:rsidRPr="00F929A6">
              <w:t xml:space="preserve"> If an error occurs while saving the new status, the system keeps the previous status and informs the user.</w:t>
            </w:r>
          </w:p>
        </w:tc>
      </w:tr>
      <w:tr w:rsidR="00F929A6" w:rsidRPr="00F929A6" w14:paraId="67B1CE57"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77BBD714" w14:textId="77777777" w:rsidR="00F929A6" w:rsidRPr="00F929A6" w:rsidRDefault="00F929A6" w:rsidP="00F929A6">
            <w:pPr>
              <w:spacing w:after="160" w:line="360" w:lineRule="auto"/>
            </w:pPr>
            <w:r w:rsidRPr="00F929A6">
              <w:t>Post Condition of Success</w:t>
            </w:r>
          </w:p>
        </w:tc>
        <w:tc>
          <w:tcPr>
            <w:tcW w:w="0" w:type="auto"/>
            <w:hideMark/>
          </w:tcPr>
          <w:p w14:paraId="7C3711C6" w14:textId="77777777" w:rsidR="00F929A6" w:rsidRPr="00F929A6" w:rsidRDefault="00F929A6"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F929A6">
              <w:t>The task is successfully created, assigned, updated or moved to its new status. The Kanban board reflects the latest task information.</w:t>
            </w:r>
          </w:p>
        </w:tc>
      </w:tr>
      <w:tr w:rsidR="00F929A6" w:rsidRPr="00F929A6" w14:paraId="70A855F4"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5D1B9" w14:textId="77777777" w:rsidR="00F929A6" w:rsidRPr="00F929A6" w:rsidRDefault="00F929A6" w:rsidP="00F929A6">
            <w:pPr>
              <w:spacing w:after="160" w:line="360" w:lineRule="auto"/>
            </w:pPr>
            <w:r w:rsidRPr="00F929A6">
              <w:t>Post Condition of Failure</w:t>
            </w:r>
          </w:p>
        </w:tc>
        <w:tc>
          <w:tcPr>
            <w:tcW w:w="0" w:type="auto"/>
            <w:hideMark/>
          </w:tcPr>
          <w:p w14:paraId="308B7230" w14:textId="77777777" w:rsidR="00F929A6" w:rsidRPr="00F929A6" w:rsidRDefault="00F929A6"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F929A6">
              <w:t>The requested task operation is not completed and the previous task information remains unchanged.</w:t>
            </w:r>
          </w:p>
        </w:tc>
      </w:tr>
      <w:tr w:rsidR="00F929A6" w:rsidRPr="00F929A6" w14:paraId="4001093B"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04F66C87" w14:textId="2565EBF6" w:rsidR="00F929A6" w:rsidRPr="00F929A6" w:rsidRDefault="00D16A78" w:rsidP="00F929A6">
            <w:pPr>
              <w:spacing w:after="160" w:line="360" w:lineRule="auto"/>
            </w:pPr>
            <w:r>
              <w:t>Non-</w:t>
            </w:r>
            <w:r w:rsidR="00F929A6" w:rsidRPr="00F929A6">
              <w:t>Functional Requirement</w:t>
            </w:r>
          </w:p>
        </w:tc>
        <w:tc>
          <w:tcPr>
            <w:tcW w:w="0" w:type="auto"/>
            <w:hideMark/>
          </w:tcPr>
          <w:p w14:paraId="7CAE2652" w14:textId="5B2C8E09" w:rsidR="00F929A6" w:rsidRPr="00F929A6" w:rsidRDefault="00D16A78"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D16A78">
              <w:t>The Kanban board shall provide a responsive and user-friendly interface. Task updates and status changes shall be reflected quickly and reliably without unnecessary delays.</w:t>
            </w:r>
          </w:p>
        </w:tc>
      </w:tr>
    </w:tbl>
    <w:p w14:paraId="43491B42" w14:textId="77777777" w:rsidR="00F929A6" w:rsidRDefault="00F929A6" w:rsidP="00F929A6">
      <w:pPr>
        <w:spacing w:line="360" w:lineRule="auto"/>
      </w:pPr>
    </w:p>
    <w:p w14:paraId="2D99816E" w14:textId="4BDB39C4" w:rsidR="009C413C" w:rsidRDefault="00072631" w:rsidP="0080103F">
      <w:pPr>
        <w:pStyle w:val="ListParagraph"/>
        <w:numPr>
          <w:ilvl w:val="0"/>
          <w:numId w:val="35"/>
        </w:numPr>
        <w:spacing w:line="360" w:lineRule="auto"/>
        <w:rPr>
          <w:b/>
          <w:bCs/>
        </w:rPr>
      </w:pPr>
      <w:r>
        <w:rPr>
          <w:b/>
          <w:bCs/>
        </w:rPr>
        <w:t>Textual description of manage user accounts</w:t>
      </w:r>
    </w:p>
    <w:p w14:paraId="68ABB2AF" w14:textId="140BAE0E" w:rsidR="001031D6" w:rsidRDefault="001031D6" w:rsidP="009A7FA8">
      <w:pPr>
        <w:pStyle w:val="Caption"/>
        <w:keepNext/>
      </w:pPr>
      <w:r>
        <w:t xml:space="preserve">Table </w:t>
      </w:r>
      <w:fldSimple w:instr=" SEQ Table \* ARABIC ">
        <w:r w:rsidR="00A00418">
          <w:rPr>
            <w:noProof/>
          </w:rPr>
          <w:t>12</w:t>
        </w:r>
      </w:fldSimple>
      <w:r>
        <w:t xml:space="preserve"> </w:t>
      </w:r>
      <w:r w:rsidR="008D4E66">
        <w:t xml:space="preserve">textual description of </w:t>
      </w:r>
      <w:r>
        <w:t>manage user accounts</w:t>
      </w:r>
    </w:p>
    <w:tbl>
      <w:tblPr>
        <w:tblStyle w:val="GridTable4-Accent2"/>
        <w:tblW w:w="0" w:type="auto"/>
        <w:tblLook w:val="04A0" w:firstRow="1" w:lastRow="0" w:firstColumn="1" w:lastColumn="0" w:noHBand="0" w:noVBand="1"/>
      </w:tblPr>
      <w:tblGrid>
        <w:gridCol w:w="2072"/>
        <w:gridCol w:w="7278"/>
      </w:tblGrid>
      <w:tr w:rsidR="00072631" w:rsidRPr="00072631" w14:paraId="79797C80"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345E" w14:textId="77777777" w:rsidR="00072631" w:rsidRPr="00072631" w:rsidRDefault="00072631" w:rsidP="00072631">
            <w:pPr>
              <w:spacing w:after="160" w:line="360" w:lineRule="auto"/>
            </w:pPr>
            <w:r w:rsidRPr="00072631">
              <w:t>Title</w:t>
            </w:r>
          </w:p>
        </w:tc>
        <w:tc>
          <w:tcPr>
            <w:tcW w:w="0" w:type="auto"/>
            <w:hideMark/>
          </w:tcPr>
          <w:p w14:paraId="7295D782" w14:textId="5F77E60E" w:rsidR="00072631" w:rsidRPr="00072631" w:rsidRDefault="00163A83" w:rsidP="00072631">
            <w:pPr>
              <w:spacing w:after="160" w:line="360" w:lineRule="auto"/>
              <w:cnfStyle w:val="100000000000" w:firstRow="1" w:lastRow="0" w:firstColumn="0" w:lastColumn="0" w:oddVBand="0" w:evenVBand="0" w:oddHBand="0" w:evenHBand="0" w:firstRowFirstColumn="0" w:firstRowLastColumn="0" w:lastRowFirstColumn="0" w:lastRowLastColumn="0"/>
            </w:pPr>
            <w:r>
              <w:t>Manage user accounts</w:t>
            </w:r>
          </w:p>
        </w:tc>
      </w:tr>
      <w:tr w:rsidR="00072631" w:rsidRPr="00072631" w14:paraId="50E1FF5A"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A3874" w14:textId="77777777" w:rsidR="00072631" w:rsidRPr="00072631" w:rsidRDefault="00072631" w:rsidP="00072631">
            <w:pPr>
              <w:spacing w:after="160" w:line="360" w:lineRule="auto"/>
            </w:pPr>
            <w:r w:rsidRPr="00072631">
              <w:t>Summary</w:t>
            </w:r>
          </w:p>
        </w:tc>
        <w:tc>
          <w:tcPr>
            <w:tcW w:w="0" w:type="auto"/>
            <w:hideMark/>
          </w:tcPr>
          <w:p w14:paraId="5144A104" w14:textId="77777777" w:rsidR="00072631" w:rsidRPr="00072631" w:rsidRDefault="00072631"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072631">
              <w:t>This use case allows the Administrator to manage user accounts within the ERP system, including creating, viewing, modifying, activating, deactivating and deleting user accounts.</w:t>
            </w:r>
          </w:p>
        </w:tc>
      </w:tr>
      <w:tr w:rsidR="00072631" w:rsidRPr="00072631" w14:paraId="170D7DD3"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090E04ED" w14:textId="77777777" w:rsidR="00072631" w:rsidRPr="00072631" w:rsidRDefault="00072631" w:rsidP="00072631">
            <w:pPr>
              <w:spacing w:after="160" w:line="360" w:lineRule="auto"/>
            </w:pPr>
            <w:r w:rsidRPr="00072631">
              <w:lastRenderedPageBreak/>
              <w:t>Actor</w:t>
            </w:r>
          </w:p>
        </w:tc>
        <w:tc>
          <w:tcPr>
            <w:tcW w:w="0" w:type="auto"/>
            <w:hideMark/>
          </w:tcPr>
          <w:p w14:paraId="79DFBAC8" w14:textId="77777777" w:rsidR="00072631" w:rsidRPr="00072631" w:rsidRDefault="00072631"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072631">
              <w:t>Administrator</w:t>
            </w:r>
          </w:p>
        </w:tc>
      </w:tr>
      <w:tr w:rsidR="00072631" w:rsidRPr="00072631" w14:paraId="51A8B881"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0C22B" w14:textId="77777777" w:rsidR="00072631" w:rsidRPr="00072631" w:rsidRDefault="00072631" w:rsidP="00072631">
            <w:pPr>
              <w:spacing w:after="160" w:line="360" w:lineRule="auto"/>
            </w:pPr>
            <w:r w:rsidRPr="00072631">
              <w:t>Date</w:t>
            </w:r>
          </w:p>
        </w:tc>
        <w:tc>
          <w:tcPr>
            <w:tcW w:w="0" w:type="auto"/>
            <w:hideMark/>
          </w:tcPr>
          <w:p w14:paraId="6145E680" w14:textId="77777777" w:rsidR="00072631" w:rsidRPr="00072631" w:rsidRDefault="00072631"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072631">
              <w:t>09/08/2026</w:t>
            </w:r>
          </w:p>
        </w:tc>
      </w:tr>
      <w:tr w:rsidR="00072631" w:rsidRPr="00072631" w14:paraId="018FFFC4"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50BB1E4E" w14:textId="77777777" w:rsidR="00072631" w:rsidRPr="00072631" w:rsidRDefault="00072631" w:rsidP="00072631">
            <w:pPr>
              <w:spacing w:after="160" w:line="360" w:lineRule="auto"/>
            </w:pPr>
            <w:r w:rsidRPr="00072631">
              <w:t>Stakeholders</w:t>
            </w:r>
          </w:p>
        </w:tc>
        <w:tc>
          <w:tcPr>
            <w:tcW w:w="0" w:type="auto"/>
            <w:hideMark/>
          </w:tcPr>
          <w:p w14:paraId="35867053" w14:textId="77777777" w:rsidR="00072631" w:rsidRPr="00072631" w:rsidRDefault="00072631"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072631">
              <w:t>Administrator, Employee/Intern, Project Manager, Human Resources Manager</w:t>
            </w:r>
          </w:p>
        </w:tc>
      </w:tr>
      <w:tr w:rsidR="00072631" w:rsidRPr="00072631" w14:paraId="4B99B8AD"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3ACFE" w14:textId="77777777" w:rsidR="00072631" w:rsidRPr="00072631" w:rsidRDefault="00072631" w:rsidP="00072631">
            <w:pPr>
              <w:spacing w:after="160" w:line="360" w:lineRule="auto"/>
            </w:pPr>
            <w:r w:rsidRPr="00072631">
              <w:t>Version</w:t>
            </w:r>
          </w:p>
        </w:tc>
        <w:tc>
          <w:tcPr>
            <w:tcW w:w="0" w:type="auto"/>
            <w:hideMark/>
          </w:tcPr>
          <w:p w14:paraId="012034E4" w14:textId="77777777" w:rsidR="00072631" w:rsidRPr="00072631" w:rsidRDefault="00072631"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072631">
              <w:t>1.0</w:t>
            </w:r>
          </w:p>
        </w:tc>
      </w:tr>
      <w:tr w:rsidR="00072631" w:rsidRPr="00072631" w14:paraId="582FF137"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634E9CA0" w14:textId="77777777" w:rsidR="00072631" w:rsidRPr="00072631" w:rsidRDefault="00072631" w:rsidP="00072631">
            <w:pPr>
              <w:spacing w:after="160" w:line="360" w:lineRule="auto"/>
            </w:pPr>
            <w:r w:rsidRPr="00072631">
              <w:t>Precondition</w:t>
            </w:r>
          </w:p>
        </w:tc>
        <w:tc>
          <w:tcPr>
            <w:tcW w:w="0" w:type="auto"/>
            <w:hideMark/>
          </w:tcPr>
          <w:p w14:paraId="59DB96AB" w14:textId="77777777" w:rsidR="00072631" w:rsidRPr="00072631" w:rsidRDefault="00072631"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072631">
              <w:t>The Administrator must be authenticated and have the required permissions to manage user accounts.</w:t>
            </w:r>
          </w:p>
        </w:tc>
      </w:tr>
      <w:tr w:rsidR="00072631" w:rsidRPr="00072631" w14:paraId="47C31128"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5B5AE" w14:textId="77777777" w:rsidR="00072631" w:rsidRPr="00072631" w:rsidRDefault="00072631" w:rsidP="00072631">
            <w:pPr>
              <w:spacing w:after="160" w:line="360" w:lineRule="auto"/>
            </w:pPr>
            <w:r w:rsidRPr="00072631">
              <w:t>Trigger</w:t>
            </w:r>
          </w:p>
        </w:tc>
        <w:tc>
          <w:tcPr>
            <w:tcW w:w="0" w:type="auto"/>
            <w:hideMark/>
          </w:tcPr>
          <w:p w14:paraId="0757A0DE" w14:textId="77777777" w:rsidR="00072631" w:rsidRPr="00072631" w:rsidRDefault="00072631"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072631">
              <w:t>The Administrator accesses the user account management section of the ERP system.</w:t>
            </w:r>
          </w:p>
        </w:tc>
      </w:tr>
      <w:tr w:rsidR="00072631" w:rsidRPr="00072631" w14:paraId="577C915E"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1760154" w14:textId="77777777" w:rsidR="00072631" w:rsidRPr="00072631" w:rsidRDefault="00072631" w:rsidP="00072631">
            <w:pPr>
              <w:spacing w:after="160" w:line="360" w:lineRule="auto"/>
            </w:pPr>
            <w:r w:rsidRPr="00072631">
              <w:t>Normal Scenario</w:t>
            </w:r>
          </w:p>
        </w:tc>
        <w:tc>
          <w:tcPr>
            <w:tcW w:w="0" w:type="auto"/>
            <w:hideMark/>
          </w:tcPr>
          <w:p w14:paraId="61B100F9"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1. The Administrator opens the user account management section.</w:t>
            </w:r>
          </w:p>
          <w:p w14:paraId="701053F9"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2. The system displays the list of registered users.</w:t>
            </w:r>
          </w:p>
          <w:p w14:paraId="44AB9EAC"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3. The Administrator selects an action such as creating, viewing, modifying, activating, deactivating or deleting a user account.</w:t>
            </w:r>
          </w:p>
          <w:p w14:paraId="7C8F1EA1"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4. The Administrator provides or modifies the required user information, such as name, email, role and account status.</w:t>
            </w:r>
          </w:p>
          <w:p w14:paraId="61AB4D8D"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5. The system validates the provided information.</w:t>
            </w:r>
          </w:p>
          <w:p w14:paraId="13C7F0AF" w14:textId="77777777" w:rsidR="001031D6"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6. The system saves the changes to the database.</w:t>
            </w:r>
          </w:p>
          <w:p w14:paraId="471DA62B" w14:textId="204F0D8F" w:rsidR="00072631" w:rsidRPr="00072631" w:rsidRDefault="00072631" w:rsidP="009A7FA8">
            <w:pPr>
              <w:spacing w:after="160" w:line="276" w:lineRule="auto"/>
              <w:jc w:val="left"/>
              <w:cnfStyle w:val="000000000000" w:firstRow="0" w:lastRow="0" w:firstColumn="0" w:lastColumn="0" w:oddVBand="0" w:evenVBand="0" w:oddHBand="0" w:evenHBand="0" w:firstRowFirstColumn="0" w:firstRowLastColumn="0" w:lastRowFirstColumn="0" w:lastRowLastColumn="0"/>
            </w:pPr>
            <w:r w:rsidRPr="00072631">
              <w:t>7. The system displays a confirmation message indicating that the operation was successfully completed.</w:t>
            </w:r>
          </w:p>
        </w:tc>
      </w:tr>
      <w:tr w:rsidR="00072631" w:rsidRPr="00072631" w14:paraId="03909503"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A381" w14:textId="77777777" w:rsidR="00072631" w:rsidRPr="00072631" w:rsidRDefault="00072631" w:rsidP="00072631">
            <w:pPr>
              <w:spacing w:after="160" w:line="360" w:lineRule="auto"/>
            </w:pPr>
            <w:r w:rsidRPr="00072631">
              <w:t>Alternative Scenario</w:t>
            </w:r>
          </w:p>
        </w:tc>
        <w:tc>
          <w:tcPr>
            <w:tcW w:w="0" w:type="auto"/>
            <w:hideMark/>
          </w:tcPr>
          <w:p w14:paraId="03C3DACF" w14:textId="77777777" w:rsidR="001031D6"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t>3.A</w:t>
            </w:r>
            <w:r w:rsidRPr="00072631">
              <w:t xml:space="preserve"> If the Administrator chooses to create a new account, the system displays a form for entering the user's information.</w:t>
            </w:r>
          </w:p>
          <w:p w14:paraId="2651CAC3" w14:textId="77777777" w:rsidR="001031D6"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t>3.B</w:t>
            </w:r>
            <w:r w:rsidRPr="00072631">
              <w:t xml:space="preserve"> If the Administrator chooses to delete an account, the system requests confirmation before deleting it.</w:t>
            </w:r>
          </w:p>
          <w:p w14:paraId="20A9D964" w14:textId="77777777" w:rsidR="001031D6"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t>4.A</w:t>
            </w:r>
            <w:r w:rsidRPr="00072631">
              <w:t xml:space="preserve"> If required user information is missing, the system asks the Administrator to complete the required fields.</w:t>
            </w:r>
          </w:p>
          <w:p w14:paraId="48CCF819" w14:textId="77777777" w:rsidR="001031D6"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t>4.B</w:t>
            </w:r>
            <w:r w:rsidRPr="00072631">
              <w:t xml:space="preserve"> If the email address is already associated with another account, the system rejects the operation and informs the Administrator.</w:t>
            </w:r>
          </w:p>
          <w:p w14:paraId="3ECC6B9C" w14:textId="77777777" w:rsidR="001031D6"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lastRenderedPageBreak/>
              <w:t>5.A</w:t>
            </w:r>
            <w:r w:rsidRPr="00072631">
              <w:t xml:space="preserve"> If the provided information is invalid, the system displays an appropriate error message and asks the Administrator to correct it.</w:t>
            </w:r>
          </w:p>
          <w:p w14:paraId="4B4A7C55" w14:textId="31B318D5" w:rsidR="00072631" w:rsidRPr="00072631" w:rsidRDefault="00072631" w:rsidP="009A7FA8">
            <w:pPr>
              <w:spacing w:after="160" w:line="276" w:lineRule="auto"/>
              <w:jc w:val="left"/>
              <w:cnfStyle w:val="000000100000" w:firstRow="0" w:lastRow="0" w:firstColumn="0" w:lastColumn="0" w:oddVBand="0" w:evenVBand="0" w:oddHBand="1" w:evenHBand="0" w:firstRowFirstColumn="0" w:firstRowLastColumn="0" w:lastRowFirstColumn="0" w:lastRowLastColumn="0"/>
            </w:pPr>
            <w:r w:rsidRPr="00072631">
              <w:rPr>
                <w:b/>
                <w:bCs/>
              </w:rPr>
              <w:t>6.A</w:t>
            </w:r>
            <w:r w:rsidRPr="00072631">
              <w:t xml:space="preserve"> If an error occurs while saving the changes, the system informs the Administrator that the operation could not be completed.</w:t>
            </w:r>
          </w:p>
        </w:tc>
      </w:tr>
      <w:tr w:rsidR="00072631" w:rsidRPr="00072631" w14:paraId="493AD416"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5CB1362E" w14:textId="77777777" w:rsidR="00072631" w:rsidRPr="00072631" w:rsidRDefault="00072631" w:rsidP="00072631">
            <w:pPr>
              <w:spacing w:after="160" w:line="360" w:lineRule="auto"/>
            </w:pPr>
            <w:r w:rsidRPr="00072631">
              <w:lastRenderedPageBreak/>
              <w:t>Post Condition of Success</w:t>
            </w:r>
          </w:p>
        </w:tc>
        <w:tc>
          <w:tcPr>
            <w:tcW w:w="0" w:type="auto"/>
            <w:hideMark/>
          </w:tcPr>
          <w:p w14:paraId="1578755B" w14:textId="77777777" w:rsidR="00072631" w:rsidRPr="00072631" w:rsidRDefault="00072631"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072631">
              <w:t>The user account is successfully created, modified, activated, deactivated or deleted according to the Administrator's selected operation.</w:t>
            </w:r>
          </w:p>
        </w:tc>
      </w:tr>
      <w:tr w:rsidR="00072631" w:rsidRPr="00072631" w14:paraId="36EB1006"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3A63" w14:textId="77777777" w:rsidR="00072631" w:rsidRPr="00072631" w:rsidRDefault="00072631" w:rsidP="00072631">
            <w:pPr>
              <w:spacing w:after="160" w:line="360" w:lineRule="auto"/>
            </w:pPr>
            <w:r w:rsidRPr="00072631">
              <w:t>Post Condition of Failure</w:t>
            </w:r>
          </w:p>
        </w:tc>
        <w:tc>
          <w:tcPr>
            <w:tcW w:w="0" w:type="auto"/>
            <w:hideMark/>
          </w:tcPr>
          <w:p w14:paraId="71B7E578" w14:textId="77777777" w:rsidR="00072631" w:rsidRPr="00072631" w:rsidRDefault="00072631" w:rsidP="009A7FA8">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072631">
              <w:t>The requested operation is not completed and the existing user account information remains unchanged.</w:t>
            </w:r>
          </w:p>
        </w:tc>
      </w:tr>
      <w:tr w:rsidR="00072631" w:rsidRPr="00072631" w14:paraId="1BB697C4"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72D29184" w14:textId="77BEFAD8" w:rsidR="00072631" w:rsidRPr="00072631" w:rsidRDefault="00D16A78" w:rsidP="00072631">
            <w:pPr>
              <w:spacing w:after="160" w:line="360" w:lineRule="auto"/>
            </w:pPr>
            <w:r>
              <w:t>Non-</w:t>
            </w:r>
            <w:r w:rsidR="00072631" w:rsidRPr="00072631">
              <w:t>Functional Requirement</w:t>
            </w:r>
          </w:p>
        </w:tc>
        <w:tc>
          <w:tcPr>
            <w:tcW w:w="0" w:type="auto"/>
            <w:hideMark/>
          </w:tcPr>
          <w:p w14:paraId="13255EE8" w14:textId="5751C6A3" w:rsidR="00072631" w:rsidRPr="00072631" w:rsidRDefault="00D16A78" w:rsidP="009A7FA8">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D16A78">
              <w:t>User account management shall be secure and reliable. Only authorized administrators shall be able to perform account management operations, and changes shall be stored accurately and consistently.</w:t>
            </w:r>
          </w:p>
        </w:tc>
      </w:tr>
    </w:tbl>
    <w:p w14:paraId="61F39DDA" w14:textId="77777777" w:rsidR="00104B24" w:rsidRDefault="00104B24" w:rsidP="00104B24">
      <w:pPr>
        <w:spacing w:line="360" w:lineRule="auto"/>
        <w:rPr>
          <w:b/>
          <w:bCs/>
        </w:rPr>
      </w:pPr>
    </w:p>
    <w:p w14:paraId="471E3060" w14:textId="7810FE1C" w:rsidR="00072631" w:rsidRPr="00AE0768" w:rsidRDefault="00163A83" w:rsidP="0080103F">
      <w:pPr>
        <w:pStyle w:val="ListParagraph"/>
        <w:numPr>
          <w:ilvl w:val="0"/>
          <w:numId w:val="35"/>
        </w:numPr>
        <w:spacing w:line="360" w:lineRule="auto"/>
        <w:rPr>
          <w:b/>
          <w:bCs/>
        </w:rPr>
      </w:pPr>
      <w:r w:rsidRPr="00AE0768">
        <w:rPr>
          <w:b/>
          <w:bCs/>
        </w:rPr>
        <w:t>Textual description of manage assigned tasks</w:t>
      </w:r>
    </w:p>
    <w:p w14:paraId="3E8903AE" w14:textId="4C7C5B16" w:rsidR="00E47420" w:rsidRDefault="00E47420" w:rsidP="009A7FA8">
      <w:pPr>
        <w:pStyle w:val="Caption"/>
        <w:keepNext/>
      </w:pPr>
      <w:r>
        <w:t xml:space="preserve">Table </w:t>
      </w:r>
      <w:fldSimple w:instr=" SEQ Table \* ARABIC ">
        <w:r w:rsidR="00A00418">
          <w:rPr>
            <w:noProof/>
          </w:rPr>
          <w:t>13</w:t>
        </w:r>
      </w:fldSimple>
      <w:r>
        <w:t xml:space="preserve"> textual description of manage assigned tasks</w:t>
      </w:r>
    </w:p>
    <w:tbl>
      <w:tblPr>
        <w:tblStyle w:val="GridTable4-Accent2"/>
        <w:tblW w:w="0" w:type="auto"/>
        <w:tblLook w:val="04A0" w:firstRow="1" w:lastRow="0" w:firstColumn="1" w:lastColumn="0" w:noHBand="0" w:noVBand="1"/>
      </w:tblPr>
      <w:tblGrid>
        <w:gridCol w:w="2070"/>
        <w:gridCol w:w="7280"/>
      </w:tblGrid>
      <w:tr w:rsidR="00B22DBF" w:rsidRPr="00B22DBF" w14:paraId="507BD0C2" w14:textId="77777777" w:rsidTr="009A7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8A0C3" w14:textId="77777777" w:rsidR="00B22DBF" w:rsidRPr="00B22DBF" w:rsidRDefault="00B22DBF" w:rsidP="00B22DBF">
            <w:pPr>
              <w:spacing w:after="160" w:line="360" w:lineRule="auto"/>
            </w:pPr>
            <w:r w:rsidRPr="00B22DBF">
              <w:t>Title</w:t>
            </w:r>
          </w:p>
        </w:tc>
        <w:tc>
          <w:tcPr>
            <w:tcW w:w="0" w:type="auto"/>
            <w:hideMark/>
          </w:tcPr>
          <w:p w14:paraId="5D4C3AE2" w14:textId="450B81BE" w:rsidR="00B22DBF" w:rsidRPr="00B22DBF" w:rsidRDefault="00B22DBF" w:rsidP="00B22DBF">
            <w:pPr>
              <w:spacing w:after="160" w:line="360" w:lineRule="auto"/>
              <w:cnfStyle w:val="100000000000" w:firstRow="1" w:lastRow="0" w:firstColumn="0" w:lastColumn="0" w:oddVBand="0" w:evenVBand="0" w:oddHBand="0" w:evenHBand="0" w:firstRowFirstColumn="0" w:firstRowLastColumn="0" w:lastRowFirstColumn="0" w:lastRowLastColumn="0"/>
            </w:pPr>
            <w:r>
              <w:t>Manage assigned tasks</w:t>
            </w:r>
          </w:p>
        </w:tc>
      </w:tr>
      <w:tr w:rsidR="00B22DBF" w:rsidRPr="00B22DBF" w14:paraId="081FF7C3"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48874" w14:textId="77777777" w:rsidR="00B22DBF" w:rsidRPr="00B22DBF" w:rsidRDefault="00B22DBF" w:rsidP="00B22DBF">
            <w:pPr>
              <w:spacing w:after="160" w:line="360" w:lineRule="auto"/>
            </w:pPr>
            <w:r w:rsidRPr="00B22DBF">
              <w:t>Summary</w:t>
            </w:r>
          </w:p>
        </w:tc>
        <w:tc>
          <w:tcPr>
            <w:tcW w:w="0" w:type="auto"/>
            <w:hideMark/>
          </w:tcPr>
          <w:p w14:paraId="7DF3AC25" w14:textId="77777777" w:rsidR="00B22DBF" w:rsidRPr="00B22DBF" w:rsidRDefault="00B22DBF" w:rsidP="00B22DBF">
            <w:pPr>
              <w:spacing w:after="160" w:line="360" w:lineRule="auto"/>
              <w:cnfStyle w:val="000000100000" w:firstRow="0" w:lastRow="0" w:firstColumn="0" w:lastColumn="0" w:oddVBand="0" w:evenVBand="0" w:oddHBand="1" w:evenHBand="0" w:firstRowFirstColumn="0" w:firstRowLastColumn="0" w:lastRowFirstColumn="0" w:lastRowLastColumn="0"/>
            </w:pPr>
            <w:r w:rsidRPr="00B22DBF">
              <w:t>This use case allows an Employee or Intern to view and manage the tasks assigned to them, update task progress, and indicate when a task has been completed.</w:t>
            </w:r>
          </w:p>
        </w:tc>
      </w:tr>
      <w:tr w:rsidR="00B22DBF" w:rsidRPr="00B22DBF" w14:paraId="40D948BA"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4D70B21B" w14:textId="77777777" w:rsidR="00B22DBF" w:rsidRPr="00B22DBF" w:rsidRDefault="00B22DBF" w:rsidP="00B22DBF">
            <w:pPr>
              <w:spacing w:after="160" w:line="360" w:lineRule="auto"/>
            </w:pPr>
            <w:r w:rsidRPr="00B22DBF">
              <w:t>Actor</w:t>
            </w:r>
          </w:p>
        </w:tc>
        <w:tc>
          <w:tcPr>
            <w:tcW w:w="0" w:type="auto"/>
            <w:hideMark/>
          </w:tcPr>
          <w:p w14:paraId="776D8D79" w14:textId="77777777" w:rsidR="00B22DBF" w:rsidRPr="00B22DBF" w:rsidRDefault="00B22DBF" w:rsidP="00B22DBF">
            <w:pPr>
              <w:spacing w:after="160" w:line="360" w:lineRule="auto"/>
              <w:cnfStyle w:val="000000000000" w:firstRow="0" w:lastRow="0" w:firstColumn="0" w:lastColumn="0" w:oddVBand="0" w:evenVBand="0" w:oddHBand="0" w:evenHBand="0" w:firstRowFirstColumn="0" w:firstRowLastColumn="0" w:lastRowFirstColumn="0" w:lastRowLastColumn="0"/>
            </w:pPr>
            <w:r w:rsidRPr="00B22DBF">
              <w:t>Employee / Intern</w:t>
            </w:r>
          </w:p>
        </w:tc>
      </w:tr>
      <w:tr w:rsidR="00B22DBF" w:rsidRPr="00B22DBF" w14:paraId="3B606369"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E574" w14:textId="77777777" w:rsidR="00B22DBF" w:rsidRPr="00B22DBF" w:rsidRDefault="00B22DBF" w:rsidP="00B22DBF">
            <w:pPr>
              <w:spacing w:after="160" w:line="360" w:lineRule="auto"/>
            </w:pPr>
            <w:r w:rsidRPr="00B22DBF">
              <w:t>Date</w:t>
            </w:r>
          </w:p>
        </w:tc>
        <w:tc>
          <w:tcPr>
            <w:tcW w:w="0" w:type="auto"/>
            <w:hideMark/>
          </w:tcPr>
          <w:p w14:paraId="11BA83D6" w14:textId="77777777" w:rsidR="00B22DBF" w:rsidRPr="00B22DBF" w:rsidRDefault="00B22DBF" w:rsidP="00B22DBF">
            <w:pPr>
              <w:spacing w:after="160" w:line="360" w:lineRule="auto"/>
              <w:cnfStyle w:val="000000100000" w:firstRow="0" w:lastRow="0" w:firstColumn="0" w:lastColumn="0" w:oddVBand="0" w:evenVBand="0" w:oddHBand="1" w:evenHBand="0" w:firstRowFirstColumn="0" w:firstRowLastColumn="0" w:lastRowFirstColumn="0" w:lastRowLastColumn="0"/>
            </w:pPr>
            <w:r w:rsidRPr="00B22DBF">
              <w:t>09/08/2026</w:t>
            </w:r>
          </w:p>
        </w:tc>
      </w:tr>
      <w:tr w:rsidR="00B22DBF" w:rsidRPr="00B22DBF" w14:paraId="25E0DC3C"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7BD29599" w14:textId="77777777" w:rsidR="00B22DBF" w:rsidRPr="00B22DBF" w:rsidRDefault="00B22DBF" w:rsidP="00B22DBF">
            <w:pPr>
              <w:spacing w:after="160" w:line="360" w:lineRule="auto"/>
            </w:pPr>
            <w:r w:rsidRPr="00B22DBF">
              <w:t>Stakeholders</w:t>
            </w:r>
          </w:p>
        </w:tc>
        <w:tc>
          <w:tcPr>
            <w:tcW w:w="0" w:type="auto"/>
            <w:hideMark/>
          </w:tcPr>
          <w:p w14:paraId="58C20258" w14:textId="77777777" w:rsidR="00B22DBF" w:rsidRPr="00B22DBF" w:rsidRDefault="00B22DBF" w:rsidP="00B22DBF">
            <w:pPr>
              <w:spacing w:after="160" w:line="360" w:lineRule="auto"/>
              <w:cnfStyle w:val="000000000000" w:firstRow="0" w:lastRow="0" w:firstColumn="0" w:lastColumn="0" w:oddVBand="0" w:evenVBand="0" w:oddHBand="0" w:evenHBand="0" w:firstRowFirstColumn="0" w:firstRowLastColumn="0" w:lastRowFirstColumn="0" w:lastRowLastColumn="0"/>
            </w:pPr>
            <w:r w:rsidRPr="00B22DBF">
              <w:t>Employee/Intern, Project Manager, Administrator</w:t>
            </w:r>
          </w:p>
        </w:tc>
      </w:tr>
      <w:tr w:rsidR="00B22DBF" w:rsidRPr="00B22DBF" w14:paraId="7755E8BE"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DC3B6" w14:textId="77777777" w:rsidR="00B22DBF" w:rsidRPr="00B22DBF" w:rsidRDefault="00B22DBF" w:rsidP="00B22DBF">
            <w:pPr>
              <w:spacing w:after="160" w:line="360" w:lineRule="auto"/>
            </w:pPr>
            <w:r w:rsidRPr="00B22DBF">
              <w:t>Version</w:t>
            </w:r>
          </w:p>
        </w:tc>
        <w:tc>
          <w:tcPr>
            <w:tcW w:w="0" w:type="auto"/>
            <w:hideMark/>
          </w:tcPr>
          <w:p w14:paraId="13F9F5C3" w14:textId="77777777" w:rsidR="00B22DBF" w:rsidRPr="00B22DBF" w:rsidRDefault="00B22DBF" w:rsidP="00B22DBF">
            <w:pPr>
              <w:spacing w:after="160" w:line="360" w:lineRule="auto"/>
              <w:cnfStyle w:val="000000100000" w:firstRow="0" w:lastRow="0" w:firstColumn="0" w:lastColumn="0" w:oddVBand="0" w:evenVBand="0" w:oddHBand="1" w:evenHBand="0" w:firstRowFirstColumn="0" w:firstRowLastColumn="0" w:lastRowFirstColumn="0" w:lastRowLastColumn="0"/>
            </w:pPr>
            <w:r w:rsidRPr="00B22DBF">
              <w:t>1.0</w:t>
            </w:r>
          </w:p>
        </w:tc>
      </w:tr>
      <w:tr w:rsidR="00B22DBF" w:rsidRPr="00B22DBF" w14:paraId="68D8E9AF"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35CEB5FD" w14:textId="77777777" w:rsidR="00B22DBF" w:rsidRPr="00B22DBF" w:rsidRDefault="00B22DBF" w:rsidP="00B22DBF">
            <w:pPr>
              <w:spacing w:after="160" w:line="360" w:lineRule="auto"/>
            </w:pPr>
            <w:r w:rsidRPr="00B22DBF">
              <w:t>Precondition</w:t>
            </w:r>
          </w:p>
        </w:tc>
        <w:tc>
          <w:tcPr>
            <w:tcW w:w="0" w:type="auto"/>
            <w:hideMark/>
          </w:tcPr>
          <w:p w14:paraId="56287337" w14:textId="77777777" w:rsidR="00B22DBF" w:rsidRPr="00B22DBF" w:rsidRDefault="00B22DBF" w:rsidP="00B22DBF">
            <w:pPr>
              <w:spacing w:after="160" w:line="360" w:lineRule="auto"/>
              <w:cnfStyle w:val="000000000000" w:firstRow="0" w:lastRow="0" w:firstColumn="0" w:lastColumn="0" w:oddVBand="0" w:evenVBand="0" w:oddHBand="0" w:evenHBand="0" w:firstRowFirstColumn="0" w:firstRowLastColumn="0" w:lastRowFirstColumn="0" w:lastRowLastColumn="0"/>
            </w:pPr>
            <w:r w:rsidRPr="00B22DBF">
              <w:t>The Employee/Intern must be authenticated and must have at least one task assigned to them.</w:t>
            </w:r>
          </w:p>
        </w:tc>
      </w:tr>
      <w:tr w:rsidR="00B22DBF" w:rsidRPr="00B22DBF" w14:paraId="2DCD131B"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BD35" w14:textId="77777777" w:rsidR="00B22DBF" w:rsidRPr="00B22DBF" w:rsidRDefault="00B22DBF" w:rsidP="00B22DBF">
            <w:pPr>
              <w:spacing w:after="160" w:line="360" w:lineRule="auto"/>
            </w:pPr>
            <w:r w:rsidRPr="00B22DBF">
              <w:t>Trigger</w:t>
            </w:r>
          </w:p>
        </w:tc>
        <w:tc>
          <w:tcPr>
            <w:tcW w:w="0" w:type="auto"/>
            <w:hideMark/>
          </w:tcPr>
          <w:p w14:paraId="132C83E8" w14:textId="77777777" w:rsidR="00B22DBF" w:rsidRPr="00B22DBF" w:rsidRDefault="00B22DBF" w:rsidP="00B22DBF">
            <w:pPr>
              <w:spacing w:after="160" w:line="360" w:lineRule="auto"/>
              <w:cnfStyle w:val="000000100000" w:firstRow="0" w:lastRow="0" w:firstColumn="0" w:lastColumn="0" w:oddVBand="0" w:evenVBand="0" w:oddHBand="1" w:evenHBand="0" w:firstRowFirstColumn="0" w:firstRowLastColumn="0" w:lastRowFirstColumn="0" w:lastRowLastColumn="0"/>
            </w:pPr>
            <w:r w:rsidRPr="00B22DBF">
              <w:t>The Employee/Intern accesses the task management section or selects one of their assigned tasks.</w:t>
            </w:r>
          </w:p>
        </w:tc>
      </w:tr>
      <w:tr w:rsidR="00B22DBF" w:rsidRPr="00B22DBF" w14:paraId="6FE64126"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F62B2A6" w14:textId="77777777" w:rsidR="00B22DBF" w:rsidRPr="00B22DBF" w:rsidRDefault="00B22DBF" w:rsidP="00B22DBF">
            <w:pPr>
              <w:spacing w:after="160" w:line="360" w:lineRule="auto"/>
            </w:pPr>
            <w:r w:rsidRPr="00B22DBF">
              <w:lastRenderedPageBreak/>
              <w:t>Normal Scenario</w:t>
            </w:r>
          </w:p>
        </w:tc>
        <w:tc>
          <w:tcPr>
            <w:tcW w:w="0" w:type="auto"/>
            <w:hideMark/>
          </w:tcPr>
          <w:p w14:paraId="13713AC2"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1. The Employee/Intern opens their task list.</w:t>
            </w:r>
          </w:p>
          <w:p w14:paraId="0F399E70"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2. The system displays the tasks assigned to the user along with their details, priority, deadline and current status.</w:t>
            </w:r>
          </w:p>
          <w:p w14:paraId="3632FD1A"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3. The Employee/Intern selects a task to view its details.</w:t>
            </w:r>
          </w:p>
          <w:p w14:paraId="2EAAF68F"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4. The Employee/Intern updates the task progress or status according to the work performed.</w:t>
            </w:r>
          </w:p>
          <w:p w14:paraId="45213D67"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5. The Employee/Intern can provide a comment or update describing the progress made.</w:t>
            </w:r>
          </w:p>
          <w:p w14:paraId="3498FABD" w14:textId="77777777" w:rsid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 xml:space="preserve">6. If the task has been completed, the Employee/Intern marks it as </w:t>
            </w:r>
            <w:r w:rsidRPr="00B22DBF">
              <w:rPr>
                <w:b/>
                <w:bCs/>
              </w:rPr>
              <w:t>Done</w:t>
            </w:r>
            <w:r w:rsidRPr="00B22DBF">
              <w:t>.</w:t>
            </w:r>
          </w:p>
          <w:p w14:paraId="786C5AD9" w14:textId="72DD7330" w:rsidR="00B22DBF" w:rsidRPr="00B22DBF" w:rsidRDefault="00B22DBF" w:rsidP="009A7FA8">
            <w:pPr>
              <w:spacing w:after="160" w:line="276" w:lineRule="auto"/>
              <w:cnfStyle w:val="000000000000" w:firstRow="0" w:lastRow="0" w:firstColumn="0" w:lastColumn="0" w:oddVBand="0" w:evenVBand="0" w:oddHBand="0" w:evenHBand="0" w:firstRowFirstColumn="0" w:firstRowLastColumn="0" w:lastRowFirstColumn="0" w:lastRowLastColumn="0"/>
            </w:pPr>
            <w:r w:rsidRPr="00B22DBF">
              <w:t>7. The system updates and saves the task status and progress.8. The system displays a confirmation that the task has been successfully updated.</w:t>
            </w:r>
          </w:p>
        </w:tc>
      </w:tr>
      <w:tr w:rsidR="00B22DBF" w:rsidRPr="00B22DBF" w14:paraId="42E455E0"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E34A1" w14:textId="77777777" w:rsidR="00B22DBF" w:rsidRPr="00B22DBF" w:rsidRDefault="00B22DBF" w:rsidP="00B22DBF">
            <w:pPr>
              <w:spacing w:after="160" w:line="360" w:lineRule="auto"/>
            </w:pPr>
            <w:r w:rsidRPr="00B22DBF">
              <w:t>Alternative Scenario</w:t>
            </w:r>
          </w:p>
        </w:tc>
        <w:tc>
          <w:tcPr>
            <w:tcW w:w="0" w:type="auto"/>
            <w:hideMark/>
          </w:tcPr>
          <w:p w14:paraId="1175C843" w14:textId="77777777" w:rsid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2.A</w:t>
            </w:r>
            <w:r w:rsidRPr="00B22DBF">
              <w:t xml:space="preserve"> If the Employee/Intern has no tasks assigned, the system displays a message indicating that there are currently no assigned tasks.</w:t>
            </w:r>
          </w:p>
          <w:p w14:paraId="25764292" w14:textId="77777777" w:rsid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3.A</w:t>
            </w:r>
            <w:r w:rsidRPr="00B22DBF">
              <w:t xml:space="preserve"> If the selected task is no longer available, the system informs the Employee/Intern and refreshes the task list.</w:t>
            </w:r>
          </w:p>
          <w:p w14:paraId="57A010CE" w14:textId="6A494F83" w:rsid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4.A</w:t>
            </w:r>
            <w:r w:rsidRPr="00B22DBF">
              <w:t xml:space="preserve"> If the Employee/Intern attempts to change a task status that they are not authorized to modify; the system prevents the operation and displays an appropriate message.</w:t>
            </w:r>
          </w:p>
          <w:p w14:paraId="402073A8" w14:textId="77777777" w:rsid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5.A</w:t>
            </w:r>
            <w:r w:rsidRPr="00B22DBF">
              <w:t xml:space="preserve"> If the entered progress information is invalid or exceeds the allowed limits, the system asks the Employee/Intern to correct it.</w:t>
            </w:r>
          </w:p>
          <w:p w14:paraId="343DB9AB" w14:textId="15B3137C" w:rsid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6.A</w:t>
            </w:r>
            <w:r w:rsidRPr="00B22DBF">
              <w:t xml:space="preserve"> If the Employee/Intern tries to mark a task as </w:t>
            </w:r>
            <w:r w:rsidRPr="00B22DBF">
              <w:rPr>
                <w:b/>
                <w:bCs/>
              </w:rPr>
              <w:t>Done</w:t>
            </w:r>
            <w:r w:rsidRPr="00B22DBF">
              <w:t xml:space="preserve"> while required information is missing; the system asks them to complete the required information before completing the task.</w:t>
            </w:r>
          </w:p>
          <w:p w14:paraId="0C15FF00" w14:textId="69EC95DA" w:rsidR="00B22DBF" w:rsidRPr="00B22DBF" w:rsidRDefault="00B22DBF" w:rsidP="009A7FA8">
            <w:pPr>
              <w:spacing w:after="160" w:line="276" w:lineRule="auto"/>
              <w:cnfStyle w:val="000000100000" w:firstRow="0" w:lastRow="0" w:firstColumn="0" w:lastColumn="0" w:oddVBand="0" w:evenVBand="0" w:oddHBand="1" w:evenHBand="0" w:firstRowFirstColumn="0" w:firstRowLastColumn="0" w:lastRowFirstColumn="0" w:lastRowLastColumn="0"/>
            </w:pPr>
            <w:r w:rsidRPr="00B22DBF">
              <w:rPr>
                <w:b/>
                <w:bCs/>
              </w:rPr>
              <w:t>7.A</w:t>
            </w:r>
            <w:r w:rsidRPr="00B22DBF">
              <w:t xml:space="preserve"> If an error occurs while saving the update, the system keeps the previous task status and informs the Employee/Intern that the update was unsuccessful.</w:t>
            </w:r>
          </w:p>
        </w:tc>
      </w:tr>
      <w:tr w:rsidR="00B22DBF" w:rsidRPr="00B22DBF" w14:paraId="6C5DBA5C"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4CBF5907" w14:textId="77777777" w:rsidR="00B22DBF" w:rsidRPr="00B22DBF" w:rsidRDefault="00B22DBF" w:rsidP="00B22DBF">
            <w:pPr>
              <w:spacing w:after="160" w:line="360" w:lineRule="auto"/>
            </w:pPr>
            <w:r w:rsidRPr="00B22DBF">
              <w:t>Post Condition of Success</w:t>
            </w:r>
          </w:p>
        </w:tc>
        <w:tc>
          <w:tcPr>
            <w:tcW w:w="0" w:type="auto"/>
            <w:hideMark/>
          </w:tcPr>
          <w:p w14:paraId="63C73589" w14:textId="77777777" w:rsidR="00B22DBF" w:rsidRPr="00B22DBF" w:rsidRDefault="00B22DBF" w:rsidP="00B22DBF">
            <w:pPr>
              <w:spacing w:after="160" w:line="360" w:lineRule="auto"/>
              <w:cnfStyle w:val="000000000000" w:firstRow="0" w:lastRow="0" w:firstColumn="0" w:lastColumn="0" w:oddVBand="0" w:evenVBand="0" w:oddHBand="0" w:evenHBand="0" w:firstRowFirstColumn="0" w:firstRowLastColumn="0" w:lastRowFirstColumn="0" w:lastRowLastColumn="0"/>
            </w:pPr>
            <w:r w:rsidRPr="00B22DBF">
              <w:t xml:space="preserve">The task information, progress or status is successfully updated. If the task is completed, its status is changed to </w:t>
            </w:r>
            <w:r w:rsidRPr="00B22DBF">
              <w:rPr>
                <w:b/>
                <w:bCs/>
              </w:rPr>
              <w:t>Done</w:t>
            </w:r>
            <w:r w:rsidRPr="00B22DBF">
              <w:t xml:space="preserve"> and the updated information becomes visible to the Project Manager.</w:t>
            </w:r>
          </w:p>
        </w:tc>
      </w:tr>
      <w:tr w:rsidR="00B22DBF" w:rsidRPr="00B22DBF" w14:paraId="072178CC" w14:textId="77777777" w:rsidTr="009A7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34358" w14:textId="77777777" w:rsidR="00B22DBF" w:rsidRPr="00B22DBF" w:rsidRDefault="00B22DBF" w:rsidP="00B22DBF">
            <w:pPr>
              <w:spacing w:after="160" w:line="360" w:lineRule="auto"/>
            </w:pPr>
            <w:r w:rsidRPr="00B22DBF">
              <w:t>Post Condition of Failure</w:t>
            </w:r>
          </w:p>
        </w:tc>
        <w:tc>
          <w:tcPr>
            <w:tcW w:w="0" w:type="auto"/>
            <w:hideMark/>
          </w:tcPr>
          <w:p w14:paraId="77FB84C5" w14:textId="77777777" w:rsidR="00B22DBF" w:rsidRPr="00B22DBF" w:rsidRDefault="00B22DBF" w:rsidP="00B22DBF">
            <w:pPr>
              <w:spacing w:after="160" w:line="360" w:lineRule="auto"/>
              <w:cnfStyle w:val="000000100000" w:firstRow="0" w:lastRow="0" w:firstColumn="0" w:lastColumn="0" w:oddVBand="0" w:evenVBand="0" w:oddHBand="1" w:evenHBand="0" w:firstRowFirstColumn="0" w:firstRowLastColumn="0" w:lastRowFirstColumn="0" w:lastRowLastColumn="0"/>
            </w:pPr>
            <w:r w:rsidRPr="00B22DBF">
              <w:t>The task remains unchanged and the Employee/Intern is informed that the requested update could not be completed.</w:t>
            </w:r>
          </w:p>
        </w:tc>
      </w:tr>
      <w:tr w:rsidR="00B22DBF" w:rsidRPr="00B22DBF" w14:paraId="6C024597" w14:textId="77777777" w:rsidTr="009A7FA8">
        <w:tc>
          <w:tcPr>
            <w:cnfStyle w:val="001000000000" w:firstRow="0" w:lastRow="0" w:firstColumn="1" w:lastColumn="0" w:oddVBand="0" w:evenVBand="0" w:oddHBand="0" w:evenHBand="0" w:firstRowFirstColumn="0" w:firstRowLastColumn="0" w:lastRowFirstColumn="0" w:lastRowLastColumn="0"/>
            <w:tcW w:w="0" w:type="auto"/>
            <w:hideMark/>
          </w:tcPr>
          <w:p w14:paraId="2A23EE12" w14:textId="0BCBFA29" w:rsidR="00B22DBF" w:rsidRPr="00B22DBF" w:rsidRDefault="00D16A78" w:rsidP="00B22DBF">
            <w:pPr>
              <w:spacing w:after="160" w:line="360" w:lineRule="auto"/>
            </w:pPr>
            <w:r>
              <w:lastRenderedPageBreak/>
              <w:t>Non-</w:t>
            </w:r>
            <w:r w:rsidR="00B22DBF" w:rsidRPr="00B22DBF">
              <w:t>Functional Requirement</w:t>
            </w:r>
          </w:p>
        </w:tc>
        <w:tc>
          <w:tcPr>
            <w:tcW w:w="0" w:type="auto"/>
            <w:hideMark/>
          </w:tcPr>
          <w:p w14:paraId="3F70F8B6" w14:textId="773E2D1C" w:rsidR="00B22DBF" w:rsidRPr="00B22DBF" w:rsidRDefault="00104B24" w:rsidP="00B22DBF">
            <w:pPr>
              <w:spacing w:after="160" w:line="360" w:lineRule="auto"/>
              <w:cnfStyle w:val="000000000000" w:firstRow="0" w:lastRow="0" w:firstColumn="0" w:lastColumn="0" w:oddVBand="0" w:evenVBand="0" w:oddHBand="0" w:evenHBand="0" w:firstRowFirstColumn="0" w:firstRowLastColumn="0" w:lastRowFirstColumn="0" w:lastRowLastColumn="0"/>
            </w:pPr>
            <w:r w:rsidRPr="00104B24">
              <w:t>The task management interface shall be easy to use and responsive. Task updates shall be saved reliably, and users shall only have access to information and operations permitted by their assigned roles.</w:t>
            </w:r>
          </w:p>
        </w:tc>
      </w:tr>
    </w:tbl>
    <w:p w14:paraId="0B6A0564" w14:textId="77777777" w:rsidR="00163A83" w:rsidRDefault="00163A83" w:rsidP="00FF2BD1">
      <w:pPr>
        <w:pStyle w:val="Heading2"/>
      </w:pPr>
    </w:p>
    <w:p w14:paraId="02D34449" w14:textId="16FEEE74" w:rsidR="00FF2BD1" w:rsidRDefault="007A09EC" w:rsidP="0080103F">
      <w:pPr>
        <w:pStyle w:val="Heading2"/>
        <w:numPr>
          <w:ilvl w:val="2"/>
          <w:numId w:val="25"/>
        </w:numPr>
      </w:pPr>
      <w:r>
        <w:t>Communication Diagram</w:t>
      </w:r>
    </w:p>
    <w:p w14:paraId="69BF1C0F" w14:textId="25C9B522" w:rsidR="007A09EC" w:rsidRDefault="007A09EC" w:rsidP="0080103F">
      <w:pPr>
        <w:pStyle w:val="Heading3"/>
        <w:numPr>
          <w:ilvl w:val="3"/>
          <w:numId w:val="25"/>
        </w:numPr>
      </w:pPr>
      <w:r>
        <w:t>Definition</w:t>
      </w:r>
    </w:p>
    <w:p w14:paraId="1C5ADDE0" w14:textId="021A496F" w:rsidR="003F4021" w:rsidRDefault="004F66D6" w:rsidP="00D51EE9">
      <w:pPr>
        <w:spacing w:line="360" w:lineRule="auto"/>
        <w:ind w:firstLine="720"/>
      </w:pPr>
      <w:r w:rsidRPr="004F66D6">
        <w:t>It is a diagram which is used to show the relationship between the actors of a system, both the sequence and the communication diagrams represent the same information but differently. Instead of showing the flow of message. It depicts the architecture of the object residing in the system as it is based on object-oriented programming.</w:t>
      </w:r>
    </w:p>
    <w:p w14:paraId="5461C4A0" w14:textId="39FD9F1B" w:rsidR="0045455A" w:rsidRDefault="003F4021" w:rsidP="0080103F">
      <w:pPr>
        <w:pStyle w:val="Heading3"/>
        <w:numPr>
          <w:ilvl w:val="3"/>
          <w:numId w:val="25"/>
        </w:numPr>
      </w:pPr>
      <w:r>
        <w:t>Formalism</w:t>
      </w:r>
    </w:p>
    <w:p w14:paraId="3FDD5412" w14:textId="77777777" w:rsidR="003F4021" w:rsidRDefault="003F4021" w:rsidP="00AE0768">
      <w:pPr>
        <w:keepNext/>
      </w:pPr>
      <w:r w:rsidRPr="003F4021">
        <w:rPr>
          <w:noProof/>
        </w:rPr>
        <w:drawing>
          <wp:inline distT="0" distB="0" distL="0" distR="0" wp14:anchorId="3D689883" wp14:editId="7FB45E39">
            <wp:extent cx="5943600" cy="2914015"/>
            <wp:effectExtent l="0" t="0" r="0" b="635"/>
            <wp:docPr id="100559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9678" name=""/>
                    <pic:cNvPicPr/>
                  </pic:nvPicPr>
                  <pic:blipFill>
                    <a:blip r:embed="rId38"/>
                    <a:stretch>
                      <a:fillRect/>
                    </a:stretch>
                  </pic:blipFill>
                  <pic:spPr>
                    <a:xfrm>
                      <a:off x="0" y="0"/>
                      <a:ext cx="5943600" cy="2914015"/>
                    </a:xfrm>
                    <a:prstGeom prst="rect">
                      <a:avLst/>
                    </a:prstGeom>
                  </pic:spPr>
                </pic:pic>
              </a:graphicData>
            </a:graphic>
          </wp:inline>
        </w:drawing>
      </w:r>
    </w:p>
    <w:p w14:paraId="2F2C219A" w14:textId="44AD4C83" w:rsidR="003F4021" w:rsidRDefault="003F4021" w:rsidP="003F4021">
      <w:pPr>
        <w:pStyle w:val="Caption"/>
      </w:pPr>
      <w:r>
        <w:t xml:space="preserve">Figure </w:t>
      </w:r>
      <w:fldSimple w:instr=" SEQ Figure \* ARABIC ">
        <w:ins w:id="39" w:author="Elvado Temgoua" w:date="2026-08-21T20:58:00Z" w16du:dateUtc="2026-08-21T19:58:00Z">
          <w:r w:rsidR="008C4724">
            <w:rPr>
              <w:noProof/>
            </w:rPr>
            <w:t>12</w:t>
          </w:r>
        </w:ins>
        <w:del w:id="40" w:author="Elvado Temgoua" w:date="2026-08-21T20:58:00Z" w16du:dateUtc="2026-08-21T19:58:00Z">
          <w:r w:rsidR="00916420" w:rsidDel="008C4724">
            <w:rPr>
              <w:noProof/>
            </w:rPr>
            <w:delText>11</w:delText>
          </w:r>
        </w:del>
      </w:fldSimple>
      <w:r>
        <w:t xml:space="preserve"> Communication diagram formalism</w:t>
      </w:r>
    </w:p>
    <w:p w14:paraId="514529CE" w14:textId="26414825" w:rsidR="00A135B8" w:rsidRDefault="00A135B8" w:rsidP="0080103F">
      <w:pPr>
        <w:pStyle w:val="Heading3"/>
        <w:numPr>
          <w:ilvl w:val="3"/>
          <w:numId w:val="25"/>
        </w:numPr>
      </w:pPr>
      <w:r>
        <w:t>Components of a communication diagram</w:t>
      </w:r>
    </w:p>
    <w:p w14:paraId="2640F773" w14:textId="12E85512" w:rsidR="00A135B8" w:rsidRDefault="00A135B8" w:rsidP="00AE0768">
      <w:pPr>
        <w:pStyle w:val="Caption"/>
        <w:keepNext/>
      </w:pPr>
      <w:r>
        <w:t xml:space="preserve">Table </w:t>
      </w:r>
      <w:fldSimple w:instr=" SEQ Table \* ARABIC ">
        <w:r w:rsidR="00A00418">
          <w:rPr>
            <w:noProof/>
          </w:rPr>
          <w:t>14</w:t>
        </w:r>
      </w:fldSimple>
      <w:r>
        <w:t xml:space="preserve"> components of a communication diagram</w:t>
      </w:r>
    </w:p>
    <w:tbl>
      <w:tblPr>
        <w:tblStyle w:val="GridTable4-Accent2"/>
        <w:tblW w:w="9630" w:type="dxa"/>
        <w:tblLook w:val="04A0" w:firstRow="1" w:lastRow="0" w:firstColumn="1" w:lastColumn="0" w:noHBand="0" w:noVBand="1"/>
      </w:tblPr>
      <w:tblGrid>
        <w:gridCol w:w="2131"/>
        <w:gridCol w:w="4057"/>
        <w:gridCol w:w="3442"/>
      </w:tblGrid>
      <w:tr w:rsidR="00A135B8" w14:paraId="5642ACB6" w14:textId="77777777" w:rsidTr="00AE0768">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131" w:type="dxa"/>
          </w:tcPr>
          <w:p w14:paraId="4C682D70" w14:textId="2925EB55" w:rsidR="00A135B8" w:rsidRDefault="00A135B8" w:rsidP="00AE0768">
            <w:pPr>
              <w:spacing w:line="259" w:lineRule="auto"/>
              <w:ind w:left="1"/>
              <w:jc w:val="center"/>
            </w:pPr>
            <w:r>
              <w:rPr>
                <w:color w:val="DFE3E5"/>
              </w:rPr>
              <w:t>ELEMENT</w:t>
            </w:r>
          </w:p>
        </w:tc>
        <w:tc>
          <w:tcPr>
            <w:tcW w:w="7499" w:type="dxa"/>
            <w:gridSpan w:val="2"/>
          </w:tcPr>
          <w:p w14:paraId="53A40438" w14:textId="2EC1EF5A" w:rsidR="00A135B8" w:rsidRDefault="00A135B8" w:rsidP="00AE0768">
            <w:pPr>
              <w:tabs>
                <w:tab w:val="center" w:pos="4890"/>
              </w:tabs>
              <w:spacing w:line="259" w:lineRule="auto"/>
              <w:jc w:val="center"/>
              <w:cnfStyle w:val="100000000000" w:firstRow="1" w:lastRow="0" w:firstColumn="0" w:lastColumn="0" w:oddVBand="0" w:evenVBand="0" w:oddHBand="0" w:evenHBand="0" w:firstRowFirstColumn="0" w:firstRowLastColumn="0" w:lastRowFirstColumn="0" w:lastRowLastColumn="0"/>
            </w:pPr>
            <w:r>
              <w:rPr>
                <w:color w:val="DFE3E5"/>
              </w:rPr>
              <w:t xml:space="preserve">NOTATION   </w:t>
            </w:r>
            <w:r>
              <w:rPr>
                <w:color w:val="DFE3E5"/>
              </w:rPr>
              <w:tab/>
              <w:t>DESCRIPTION</w:t>
            </w:r>
          </w:p>
        </w:tc>
      </w:tr>
      <w:tr w:rsidR="00A135B8" w:rsidRPr="009227A5" w14:paraId="43FB4622" w14:textId="77777777" w:rsidTr="00AE0768">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2131" w:type="dxa"/>
          </w:tcPr>
          <w:p w14:paraId="56E8B030" w14:textId="77777777" w:rsidR="00A135B8" w:rsidRDefault="00A135B8" w:rsidP="004D7369">
            <w:pPr>
              <w:spacing w:line="259" w:lineRule="auto"/>
              <w:ind w:left="3"/>
              <w:jc w:val="left"/>
            </w:pPr>
            <w:r>
              <w:lastRenderedPageBreak/>
              <w:t xml:space="preserve">Message   </w:t>
            </w:r>
          </w:p>
        </w:tc>
        <w:tc>
          <w:tcPr>
            <w:tcW w:w="4057" w:type="dxa"/>
          </w:tcPr>
          <w:p w14:paraId="37BBF4C2" w14:textId="77777777" w:rsidR="00A135B8" w:rsidRDefault="00A135B8" w:rsidP="004D7369">
            <w:pPr>
              <w:spacing w:line="259" w:lineRule="auto"/>
              <w:ind w:right="1961"/>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EB377D5" wp14:editId="0608ECAA">
                  <wp:extent cx="1146175" cy="180975"/>
                  <wp:effectExtent l="0" t="0" r="0" b="0"/>
                  <wp:docPr id="10949" name="Picture 10949"/>
                  <wp:cNvGraphicFramePr/>
                  <a:graphic xmlns:a="http://schemas.openxmlformats.org/drawingml/2006/main">
                    <a:graphicData uri="http://schemas.openxmlformats.org/drawingml/2006/picture">
                      <pic:pic xmlns:pic="http://schemas.openxmlformats.org/drawingml/2006/picture">
                        <pic:nvPicPr>
                          <pic:cNvPr id="10949" name="Picture 10949"/>
                          <pic:cNvPicPr/>
                        </pic:nvPicPr>
                        <pic:blipFill>
                          <a:blip r:embed="rId39"/>
                          <a:stretch>
                            <a:fillRect/>
                          </a:stretch>
                        </pic:blipFill>
                        <pic:spPr>
                          <a:xfrm>
                            <a:off x="0" y="0"/>
                            <a:ext cx="1146683" cy="180975"/>
                          </a:xfrm>
                          <a:prstGeom prst="rect">
                            <a:avLst/>
                          </a:prstGeom>
                        </pic:spPr>
                      </pic:pic>
                    </a:graphicData>
                  </a:graphic>
                </wp:inline>
              </w:drawing>
            </w:r>
            <w:r>
              <w:rPr>
                <w:b/>
              </w:rPr>
              <w:t xml:space="preserve"> </w:t>
            </w:r>
            <w:r>
              <w:t xml:space="preserve">  </w:t>
            </w:r>
          </w:p>
        </w:tc>
        <w:tc>
          <w:tcPr>
            <w:tcW w:w="3442" w:type="dxa"/>
          </w:tcPr>
          <w:p w14:paraId="40A98FB7" w14:textId="236E4A00" w:rsidR="00A135B8" w:rsidRDefault="00A135B8" w:rsidP="00AE0768">
            <w:pPr>
              <w:spacing w:line="259" w:lineRule="auto"/>
              <w:ind w:left="3" w:right="161"/>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Designs a particular Communication between lifelines.   </w:t>
            </w:r>
          </w:p>
        </w:tc>
      </w:tr>
      <w:tr w:rsidR="00A135B8" w:rsidRPr="009227A5" w14:paraId="252DF4BE" w14:textId="77777777" w:rsidTr="00AE0768">
        <w:trPr>
          <w:trHeight w:val="1281"/>
        </w:trPr>
        <w:tc>
          <w:tcPr>
            <w:cnfStyle w:val="001000000000" w:firstRow="0" w:lastRow="0" w:firstColumn="1" w:lastColumn="0" w:oddVBand="0" w:evenVBand="0" w:oddHBand="0" w:evenHBand="0" w:firstRowFirstColumn="0" w:firstRowLastColumn="0" w:lastRowFirstColumn="0" w:lastRowLastColumn="0"/>
            <w:tcW w:w="2131" w:type="dxa"/>
          </w:tcPr>
          <w:p w14:paraId="19BE5A59" w14:textId="77777777" w:rsidR="00A135B8" w:rsidRDefault="00A135B8" w:rsidP="004D7369">
            <w:pPr>
              <w:spacing w:line="259" w:lineRule="auto"/>
              <w:ind w:left="3"/>
              <w:jc w:val="left"/>
            </w:pPr>
            <w:r>
              <w:t xml:space="preserve">Connectors   </w:t>
            </w:r>
          </w:p>
        </w:tc>
        <w:tc>
          <w:tcPr>
            <w:tcW w:w="4057" w:type="dxa"/>
          </w:tcPr>
          <w:p w14:paraId="369CD390" w14:textId="77777777" w:rsidR="00A135B8" w:rsidRDefault="00A135B8" w:rsidP="004D7369">
            <w:pPr>
              <w:spacing w:line="259" w:lineRule="auto"/>
              <w:ind w:right="-12"/>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F6BF7C6" wp14:editId="0C0D1B62">
                  <wp:extent cx="2438400" cy="152400"/>
                  <wp:effectExtent l="0" t="0" r="0" b="0"/>
                  <wp:docPr id="10951" name="Picture 10951"/>
                  <wp:cNvGraphicFramePr/>
                  <a:graphic xmlns:a="http://schemas.openxmlformats.org/drawingml/2006/main">
                    <a:graphicData uri="http://schemas.openxmlformats.org/drawingml/2006/picture">
                      <pic:pic xmlns:pic="http://schemas.openxmlformats.org/drawingml/2006/picture">
                        <pic:nvPicPr>
                          <pic:cNvPr id="10951" name="Picture 10951"/>
                          <pic:cNvPicPr/>
                        </pic:nvPicPr>
                        <pic:blipFill>
                          <a:blip r:embed="rId40"/>
                          <a:stretch>
                            <a:fillRect/>
                          </a:stretch>
                        </pic:blipFill>
                        <pic:spPr>
                          <a:xfrm>
                            <a:off x="0" y="0"/>
                            <a:ext cx="2438400" cy="152400"/>
                          </a:xfrm>
                          <a:prstGeom prst="rect">
                            <a:avLst/>
                          </a:prstGeom>
                        </pic:spPr>
                      </pic:pic>
                    </a:graphicData>
                  </a:graphic>
                </wp:inline>
              </w:drawing>
            </w:r>
            <w:r>
              <w:rPr>
                <w:b/>
              </w:rPr>
              <w:t xml:space="preserve"> </w:t>
            </w:r>
            <w:r>
              <w:t xml:space="preserve"> </w:t>
            </w:r>
          </w:p>
        </w:tc>
        <w:tc>
          <w:tcPr>
            <w:tcW w:w="3442" w:type="dxa"/>
          </w:tcPr>
          <w:p w14:paraId="396CFCE0" w14:textId="77777777" w:rsidR="00A135B8" w:rsidRDefault="00A135B8" w:rsidP="00AE0768">
            <w:pPr>
              <w:spacing w:line="259" w:lineRule="auto"/>
              <w:ind w:left="3"/>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It represents the relationships that exist between lifelines   </w:t>
            </w:r>
          </w:p>
        </w:tc>
      </w:tr>
      <w:tr w:rsidR="00A135B8" w14:paraId="0C131786" w14:textId="77777777" w:rsidTr="00AE0768">
        <w:trPr>
          <w:cnfStyle w:val="000000100000" w:firstRow="0" w:lastRow="0" w:firstColumn="0" w:lastColumn="0" w:oddVBand="0" w:evenVBand="0" w:oddHBand="1" w:evenHBand="0" w:firstRowFirstColumn="0" w:firstRowLastColumn="0" w:lastRowFirstColumn="0" w:lastRowLastColumn="0"/>
          <w:trHeight w:val="1835"/>
        </w:trPr>
        <w:tc>
          <w:tcPr>
            <w:cnfStyle w:val="001000000000" w:firstRow="0" w:lastRow="0" w:firstColumn="1" w:lastColumn="0" w:oddVBand="0" w:evenVBand="0" w:oddHBand="0" w:evenHBand="0" w:firstRowFirstColumn="0" w:firstRowLastColumn="0" w:lastRowFirstColumn="0" w:lastRowLastColumn="0"/>
            <w:tcW w:w="2131" w:type="dxa"/>
          </w:tcPr>
          <w:p w14:paraId="6F12EEEB" w14:textId="77777777" w:rsidR="00A135B8" w:rsidRDefault="00A135B8" w:rsidP="004D7369">
            <w:pPr>
              <w:spacing w:line="259" w:lineRule="auto"/>
              <w:ind w:left="3"/>
              <w:jc w:val="left"/>
            </w:pPr>
            <w:r>
              <w:t xml:space="preserve">Dependency   </w:t>
            </w:r>
          </w:p>
        </w:tc>
        <w:tc>
          <w:tcPr>
            <w:tcW w:w="4057" w:type="dxa"/>
          </w:tcPr>
          <w:p w14:paraId="44649BAA" w14:textId="77777777" w:rsidR="00A135B8" w:rsidRDefault="00A135B8" w:rsidP="004D7369">
            <w:pPr>
              <w:spacing w:line="259" w:lineRule="auto"/>
              <w:ind w:left="1"/>
              <w:jc w:val="left"/>
              <w:cnfStyle w:val="000000100000" w:firstRow="0" w:lastRow="0" w:firstColumn="0" w:lastColumn="0" w:oddVBand="0" w:evenVBand="0" w:oddHBand="1" w:evenHBand="0" w:firstRowFirstColumn="0" w:firstRowLastColumn="0" w:lastRowFirstColumn="0" w:lastRowLastColumn="0"/>
            </w:pPr>
            <w:r>
              <w:rPr>
                <w:b/>
              </w:rPr>
              <w:t xml:space="preserve"> </w:t>
            </w:r>
            <w:r>
              <w:t xml:space="preserve">  </w:t>
            </w:r>
          </w:p>
          <w:p w14:paraId="62B4B0FB" w14:textId="77777777" w:rsidR="00A135B8" w:rsidRDefault="00A135B8" w:rsidP="004D7369">
            <w:pPr>
              <w:spacing w:line="259" w:lineRule="auto"/>
              <w:ind w:left="314"/>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DE037C5" wp14:editId="4DC8711C">
                  <wp:extent cx="574675" cy="1680845"/>
                  <wp:effectExtent l="0" t="0" r="0" b="0"/>
                  <wp:docPr id="10955" name="Picture 10955"/>
                  <wp:cNvGraphicFramePr/>
                  <a:graphic xmlns:a="http://schemas.openxmlformats.org/drawingml/2006/main">
                    <a:graphicData uri="http://schemas.openxmlformats.org/drawingml/2006/picture">
                      <pic:pic xmlns:pic="http://schemas.openxmlformats.org/drawingml/2006/picture">
                        <pic:nvPicPr>
                          <pic:cNvPr id="10955" name="Picture 10955"/>
                          <pic:cNvPicPr/>
                        </pic:nvPicPr>
                        <pic:blipFill>
                          <a:blip r:embed="rId41"/>
                          <a:stretch>
                            <a:fillRect/>
                          </a:stretch>
                        </pic:blipFill>
                        <pic:spPr>
                          <a:xfrm rot="5399999">
                            <a:off x="0" y="0"/>
                            <a:ext cx="574675" cy="1680845"/>
                          </a:xfrm>
                          <a:prstGeom prst="rect">
                            <a:avLst/>
                          </a:prstGeom>
                        </pic:spPr>
                      </pic:pic>
                    </a:graphicData>
                  </a:graphic>
                </wp:inline>
              </w:drawing>
            </w:r>
          </w:p>
        </w:tc>
        <w:tc>
          <w:tcPr>
            <w:tcW w:w="3442" w:type="dxa"/>
          </w:tcPr>
          <w:p w14:paraId="48F6806C" w14:textId="77777777" w:rsidR="00A135B8" w:rsidRDefault="00A135B8" w:rsidP="00AE0768">
            <w:pPr>
              <w:spacing w:after="2" w:line="356" w:lineRule="auto"/>
              <w:ind w:left="3" w:right="145"/>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dependency is a relationship that signifies a single or a set of model elements for </w:t>
            </w:r>
            <w:proofErr w:type="gramStart"/>
            <w:r>
              <w:rPr>
                <w:lang w:val="en-GB"/>
              </w:rPr>
              <w:t>their</w:t>
            </w:r>
            <w:proofErr w:type="gramEnd"/>
            <w:r>
              <w:rPr>
                <w:lang w:val="en-GB"/>
              </w:rPr>
              <w:t xml:space="preserve"> </w:t>
            </w:r>
          </w:p>
          <w:p w14:paraId="33A99703" w14:textId="77777777" w:rsidR="00A135B8" w:rsidRDefault="00A135B8" w:rsidP="00A135B8">
            <w:pPr>
              <w:spacing w:line="259" w:lineRule="auto"/>
              <w:ind w:left="3"/>
              <w:jc w:val="left"/>
              <w:cnfStyle w:val="000000100000" w:firstRow="0" w:lastRow="0" w:firstColumn="0" w:lastColumn="0" w:oddVBand="0" w:evenVBand="0" w:oddHBand="1" w:evenHBand="0" w:firstRowFirstColumn="0" w:firstRowLastColumn="0" w:lastRowFirstColumn="0" w:lastRowLastColumn="0"/>
            </w:pPr>
            <w:r>
              <w:t xml:space="preserve">specification   </w:t>
            </w:r>
          </w:p>
        </w:tc>
      </w:tr>
      <w:tr w:rsidR="00A135B8" w:rsidRPr="009227A5" w14:paraId="4A306C31" w14:textId="77777777" w:rsidTr="00AE0768">
        <w:trPr>
          <w:trHeight w:val="989"/>
        </w:trPr>
        <w:tc>
          <w:tcPr>
            <w:cnfStyle w:val="001000000000" w:firstRow="0" w:lastRow="0" w:firstColumn="1" w:lastColumn="0" w:oddVBand="0" w:evenVBand="0" w:oddHBand="0" w:evenHBand="0" w:firstRowFirstColumn="0" w:firstRowLastColumn="0" w:lastRowFirstColumn="0" w:lastRowLastColumn="0"/>
            <w:tcW w:w="2131" w:type="dxa"/>
          </w:tcPr>
          <w:p w14:paraId="537A2374" w14:textId="77777777" w:rsidR="00A135B8" w:rsidRDefault="00A135B8" w:rsidP="004D7369">
            <w:pPr>
              <w:spacing w:line="259" w:lineRule="auto"/>
              <w:ind w:left="3"/>
              <w:jc w:val="left"/>
            </w:pPr>
            <w:r>
              <w:t xml:space="preserve">Life line   </w:t>
            </w:r>
          </w:p>
        </w:tc>
        <w:tc>
          <w:tcPr>
            <w:tcW w:w="4057" w:type="dxa"/>
          </w:tcPr>
          <w:p w14:paraId="0FAF06B0" w14:textId="77777777" w:rsidR="00A135B8" w:rsidRDefault="00A135B8" w:rsidP="004D7369">
            <w:pPr>
              <w:spacing w:line="259"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A8126B" wp14:editId="53D76524">
                  <wp:extent cx="628650" cy="474980"/>
                  <wp:effectExtent l="0" t="0" r="0" b="0"/>
                  <wp:docPr id="10953" name="Picture 10953"/>
                  <wp:cNvGraphicFramePr/>
                  <a:graphic xmlns:a="http://schemas.openxmlformats.org/drawingml/2006/main">
                    <a:graphicData uri="http://schemas.openxmlformats.org/drawingml/2006/picture">
                      <pic:pic xmlns:pic="http://schemas.openxmlformats.org/drawingml/2006/picture">
                        <pic:nvPicPr>
                          <pic:cNvPr id="10953" name="Picture 10953"/>
                          <pic:cNvPicPr/>
                        </pic:nvPicPr>
                        <pic:blipFill>
                          <a:blip r:embed="rId42"/>
                          <a:stretch>
                            <a:fillRect/>
                          </a:stretch>
                        </pic:blipFill>
                        <pic:spPr>
                          <a:xfrm>
                            <a:off x="0" y="0"/>
                            <a:ext cx="628739" cy="474980"/>
                          </a:xfrm>
                          <a:prstGeom prst="rect">
                            <a:avLst/>
                          </a:prstGeom>
                        </pic:spPr>
                      </pic:pic>
                    </a:graphicData>
                  </a:graphic>
                </wp:inline>
              </w:drawing>
            </w:r>
            <w:r>
              <w:rPr>
                <w:b/>
              </w:rPr>
              <w:t xml:space="preserve"> </w:t>
            </w:r>
            <w:r>
              <w:t xml:space="preserve">  </w:t>
            </w:r>
          </w:p>
        </w:tc>
        <w:tc>
          <w:tcPr>
            <w:tcW w:w="3442" w:type="dxa"/>
          </w:tcPr>
          <w:p w14:paraId="48A056D8" w14:textId="77777777" w:rsidR="00A135B8" w:rsidRDefault="00A135B8" w:rsidP="00AE0768">
            <w:pPr>
              <w:spacing w:line="259" w:lineRule="auto"/>
              <w:ind w:left="3" w:right="203"/>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 object represents an individual participant in the interaction conversation.   </w:t>
            </w:r>
          </w:p>
        </w:tc>
      </w:tr>
    </w:tbl>
    <w:p w14:paraId="475D930F" w14:textId="77777777" w:rsidR="001B1F21" w:rsidRDefault="001B1F21" w:rsidP="001B1F21">
      <w:pPr>
        <w:pStyle w:val="Heading3"/>
      </w:pPr>
    </w:p>
    <w:p w14:paraId="6E48E85E" w14:textId="69BE5F5E" w:rsidR="00A135B8" w:rsidRDefault="005D5418" w:rsidP="00D51EE9">
      <w:pPr>
        <w:pStyle w:val="Heading3"/>
      </w:pPr>
      <w:r w:rsidRPr="001B1F21">
        <w:br w:type="page"/>
      </w:r>
      <w:r w:rsidR="00CB0CD6">
        <w:lastRenderedPageBreak/>
        <w:t>Diagrams</w:t>
      </w:r>
    </w:p>
    <w:p w14:paraId="113B5442" w14:textId="524013AB" w:rsidR="00CB0CD6" w:rsidRPr="00AE0768" w:rsidRDefault="00AF3094" w:rsidP="0080103F">
      <w:pPr>
        <w:pStyle w:val="ListParagraph"/>
        <w:numPr>
          <w:ilvl w:val="0"/>
          <w:numId w:val="36"/>
        </w:numPr>
      </w:pPr>
      <w:r>
        <w:rPr>
          <w:b/>
          <w:bCs/>
        </w:rPr>
        <w:t>Communication diagram of authenticate</w:t>
      </w:r>
    </w:p>
    <w:p w14:paraId="2298654C" w14:textId="77777777" w:rsidR="0026709B" w:rsidRDefault="00AF3094" w:rsidP="00AE0768">
      <w:pPr>
        <w:keepNext/>
      </w:pPr>
      <w:r>
        <w:rPr>
          <w:noProof/>
        </w:rPr>
        <w:drawing>
          <wp:inline distT="0" distB="0" distL="0" distR="0" wp14:anchorId="012564A0" wp14:editId="0DCD530B">
            <wp:extent cx="5943600" cy="2952115"/>
            <wp:effectExtent l="0" t="0" r="0" b="635"/>
            <wp:docPr id="12620531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53128" name="Picture 1262053128"/>
                    <pic:cNvPicPr/>
                  </pic:nvPicPr>
                  <pic:blipFill>
                    <a:blip r:embed="rId43">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32E816B2" w14:textId="13B1DDBF" w:rsidR="00AF3094" w:rsidRDefault="0026709B" w:rsidP="0026709B">
      <w:pPr>
        <w:pStyle w:val="Caption"/>
      </w:pPr>
      <w:r>
        <w:t xml:space="preserve">Figure </w:t>
      </w:r>
      <w:fldSimple w:instr=" SEQ Figure \* ARABIC ">
        <w:ins w:id="41" w:author="Elvado Temgoua" w:date="2026-08-21T20:58:00Z" w16du:dateUtc="2026-08-21T19:58:00Z">
          <w:r w:rsidR="008C4724">
            <w:rPr>
              <w:noProof/>
            </w:rPr>
            <w:t>13</w:t>
          </w:r>
        </w:ins>
        <w:del w:id="42" w:author="Elvado Temgoua" w:date="2026-08-21T20:58:00Z" w16du:dateUtc="2026-08-21T19:58:00Z">
          <w:r w:rsidR="00916420" w:rsidDel="008C4724">
            <w:rPr>
              <w:noProof/>
            </w:rPr>
            <w:delText>12</w:delText>
          </w:r>
        </w:del>
      </w:fldSimple>
      <w:r>
        <w:t xml:space="preserve"> Communication diagram of authenticate</w:t>
      </w:r>
    </w:p>
    <w:p w14:paraId="4E0F2733" w14:textId="534C8B66" w:rsidR="00C323C8" w:rsidRPr="00AE0768" w:rsidRDefault="00C323C8" w:rsidP="0080103F">
      <w:pPr>
        <w:pStyle w:val="ListParagraph"/>
        <w:numPr>
          <w:ilvl w:val="0"/>
          <w:numId w:val="36"/>
        </w:numPr>
      </w:pPr>
      <w:r>
        <w:rPr>
          <w:b/>
          <w:bCs/>
        </w:rPr>
        <w:t>Communication diagram of scan QR code</w:t>
      </w:r>
    </w:p>
    <w:p w14:paraId="796C3F54" w14:textId="77777777" w:rsidR="007D6F89" w:rsidRDefault="00C323C8" w:rsidP="00AE0768">
      <w:pPr>
        <w:keepNext/>
      </w:pPr>
      <w:r>
        <w:rPr>
          <w:noProof/>
        </w:rPr>
        <w:drawing>
          <wp:inline distT="0" distB="0" distL="0" distR="0" wp14:anchorId="12472490" wp14:editId="39A3ABB1">
            <wp:extent cx="5943600" cy="3270250"/>
            <wp:effectExtent l="0" t="0" r="0" b="6350"/>
            <wp:docPr id="16626459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5912" name="Picture 1662645912"/>
                    <pic:cNvPicPr/>
                  </pic:nvPicPr>
                  <pic:blipFill>
                    <a:blip r:embed="rId44">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p>
    <w:p w14:paraId="769DF3ED" w14:textId="4CDC84DC" w:rsidR="007D6F89" w:rsidRDefault="007D6F89" w:rsidP="007D6F89">
      <w:pPr>
        <w:pStyle w:val="Caption"/>
      </w:pPr>
      <w:r>
        <w:t xml:space="preserve">Figure </w:t>
      </w:r>
      <w:fldSimple w:instr=" SEQ Figure \* ARABIC ">
        <w:ins w:id="43" w:author="Elvado Temgoua" w:date="2026-08-21T20:58:00Z" w16du:dateUtc="2026-08-21T19:58:00Z">
          <w:r w:rsidR="008C4724">
            <w:rPr>
              <w:noProof/>
            </w:rPr>
            <w:t>14</w:t>
          </w:r>
        </w:ins>
        <w:del w:id="44" w:author="Elvado Temgoua" w:date="2026-08-21T20:58:00Z" w16du:dateUtc="2026-08-21T19:58:00Z">
          <w:r w:rsidR="00916420" w:rsidDel="008C4724">
            <w:rPr>
              <w:noProof/>
            </w:rPr>
            <w:delText>13</w:delText>
          </w:r>
        </w:del>
      </w:fldSimple>
      <w:r>
        <w:t xml:space="preserve"> Communication diagram of Scan QR code</w:t>
      </w:r>
    </w:p>
    <w:p w14:paraId="6E94F855" w14:textId="63A001AB" w:rsidR="00C323C8" w:rsidRPr="00AE0768" w:rsidRDefault="007D6F89" w:rsidP="0080103F">
      <w:pPr>
        <w:pStyle w:val="ListParagraph"/>
        <w:numPr>
          <w:ilvl w:val="0"/>
          <w:numId w:val="36"/>
        </w:numPr>
        <w:jc w:val="left"/>
        <w:rPr>
          <w:i/>
          <w:iCs/>
          <w:color w:val="373545" w:themeColor="text2"/>
          <w:sz w:val="18"/>
          <w:szCs w:val="18"/>
        </w:rPr>
      </w:pPr>
      <w:r>
        <w:br w:type="page"/>
      </w:r>
      <w:r w:rsidR="00FE5EA1">
        <w:rPr>
          <w:b/>
          <w:bCs/>
        </w:rPr>
        <w:lastRenderedPageBreak/>
        <w:t xml:space="preserve">Communication diagram of </w:t>
      </w:r>
      <w:r w:rsidR="0081214A">
        <w:rPr>
          <w:b/>
          <w:bCs/>
        </w:rPr>
        <w:t>create task</w:t>
      </w:r>
    </w:p>
    <w:p w14:paraId="194EF4AD" w14:textId="77777777" w:rsidR="00954D3A" w:rsidRDefault="0081214A" w:rsidP="00AE0768">
      <w:pPr>
        <w:keepNext/>
        <w:jc w:val="left"/>
      </w:pPr>
      <w:r>
        <w:rPr>
          <w:i/>
          <w:iCs/>
          <w:noProof/>
          <w:color w:val="373545" w:themeColor="text2"/>
          <w:sz w:val="18"/>
          <w:szCs w:val="18"/>
        </w:rPr>
        <w:drawing>
          <wp:inline distT="0" distB="0" distL="0" distR="0" wp14:anchorId="098BB33D" wp14:editId="09AA79CD">
            <wp:extent cx="5943600" cy="2032635"/>
            <wp:effectExtent l="0" t="0" r="0" b="5715"/>
            <wp:docPr id="18229338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33887" name="Picture 1822933887"/>
                    <pic:cNvPicPr/>
                  </pic:nvPicPr>
                  <pic:blipFill>
                    <a:blip r:embed="rId45">
                      <a:extLst>
                        <a:ext uri="{28A0092B-C50C-407E-A947-70E740481C1C}">
                          <a14:useLocalDpi xmlns:a14="http://schemas.microsoft.com/office/drawing/2010/main" val="0"/>
                        </a:ext>
                      </a:extLst>
                    </a:blip>
                    <a:stretch>
                      <a:fillRect/>
                    </a:stretch>
                  </pic:blipFill>
                  <pic:spPr>
                    <a:xfrm>
                      <a:off x="0" y="0"/>
                      <a:ext cx="5943600" cy="2032635"/>
                    </a:xfrm>
                    <a:prstGeom prst="rect">
                      <a:avLst/>
                    </a:prstGeom>
                  </pic:spPr>
                </pic:pic>
              </a:graphicData>
            </a:graphic>
          </wp:inline>
        </w:drawing>
      </w:r>
    </w:p>
    <w:p w14:paraId="7E5B9BEA" w14:textId="756F7D31" w:rsidR="00227FB4" w:rsidRDefault="00954D3A" w:rsidP="00227FB4">
      <w:pPr>
        <w:pStyle w:val="Caption"/>
        <w:jc w:val="left"/>
      </w:pPr>
      <w:r>
        <w:t xml:space="preserve">Figure </w:t>
      </w:r>
      <w:fldSimple w:instr=" SEQ Figure \* ARABIC ">
        <w:ins w:id="45" w:author="Elvado Temgoua" w:date="2026-08-21T20:58:00Z" w16du:dateUtc="2026-08-21T19:58:00Z">
          <w:r w:rsidR="008C4724">
            <w:rPr>
              <w:noProof/>
            </w:rPr>
            <w:t>15</w:t>
          </w:r>
        </w:ins>
        <w:del w:id="46" w:author="Elvado Temgoua" w:date="2026-08-21T20:58:00Z" w16du:dateUtc="2026-08-21T19:58:00Z">
          <w:r w:rsidR="00916420" w:rsidDel="008C4724">
            <w:rPr>
              <w:noProof/>
            </w:rPr>
            <w:delText>14</w:delText>
          </w:r>
        </w:del>
      </w:fldSimple>
      <w:r>
        <w:t xml:space="preserve"> Communication diagram </w:t>
      </w:r>
      <w:r w:rsidR="00227FB4">
        <w:t>of create</w:t>
      </w:r>
      <w:r>
        <w:t xml:space="preserve"> task</w:t>
      </w:r>
    </w:p>
    <w:p w14:paraId="7CCFC08A" w14:textId="77777777" w:rsidR="00227FB4" w:rsidRDefault="00227FB4" w:rsidP="00227FB4"/>
    <w:p w14:paraId="71CD1EF3" w14:textId="4ADFE34D" w:rsidR="007E20E8" w:rsidRDefault="007E20E8" w:rsidP="0080103F">
      <w:pPr>
        <w:pStyle w:val="Heading2"/>
        <w:numPr>
          <w:ilvl w:val="2"/>
          <w:numId w:val="25"/>
        </w:numPr>
      </w:pPr>
      <w:r>
        <w:t>Sequence diagram</w:t>
      </w:r>
    </w:p>
    <w:p w14:paraId="32E80329" w14:textId="6538E909" w:rsidR="007E20E8" w:rsidRDefault="007E20E8" w:rsidP="0080103F">
      <w:pPr>
        <w:pStyle w:val="Heading3"/>
        <w:numPr>
          <w:ilvl w:val="3"/>
          <w:numId w:val="25"/>
        </w:numPr>
      </w:pPr>
      <w:r>
        <w:t>Definition</w:t>
      </w:r>
    </w:p>
    <w:p w14:paraId="557EDA67" w14:textId="3363BF1E" w:rsidR="007E20E8" w:rsidRDefault="0048741F" w:rsidP="0048741F">
      <w:pPr>
        <w:spacing w:line="360" w:lineRule="auto"/>
        <w:ind w:firstLine="720"/>
      </w:pPr>
      <w:r w:rsidRPr="0048741F">
        <w:t>A sequence diagram is an interaction diagram which represents the flow of message between elements in a system, it is termed as an event diagram. It portrays the communication between any two lifelines as a time-ordered sequence of events.</w:t>
      </w:r>
    </w:p>
    <w:p w14:paraId="2BB7EDDB" w14:textId="48C065C4" w:rsidR="0048741F" w:rsidRDefault="0048741F" w:rsidP="0080103F">
      <w:pPr>
        <w:pStyle w:val="Heading3"/>
        <w:numPr>
          <w:ilvl w:val="3"/>
          <w:numId w:val="25"/>
        </w:numPr>
      </w:pPr>
      <w:r>
        <w:t>Formalism</w:t>
      </w:r>
    </w:p>
    <w:p w14:paraId="7B06FE46" w14:textId="77777777" w:rsidR="0016063F" w:rsidRDefault="0016063F" w:rsidP="00AE0768">
      <w:pPr>
        <w:keepNext/>
      </w:pPr>
      <w:r w:rsidRPr="0016063F">
        <w:rPr>
          <w:noProof/>
        </w:rPr>
        <w:drawing>
          <wp:inline distT="0" distB="0" distL="0" distR="0" wp14:anchorId="5EE61FD0" wp14:editId="3F944CE4">
            <wp:extent cx="5350933" cy="3087077"/>
            <wp:effectExtent l="0" t="0" r="2540" b="0"/>
            <wp:docPr id="98870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1582" name=""/>
                    <pic:cNvPicPr/>
                  </pic:nvPicPr>
                  <pic:blipFill>
                    <a:blip r:embed="rId46"/>
                    <a:stretch>
                      <a:fillRect/>
                    </a:stretch>
                  </pic:blipFill>
                  <pic:spPr>
                    <a:xfrm>
                      <a:off x="0" y="0"/>
                      <a:ext cx="5358668" cy="3091539"/>
                    </a:xfrm>
                    <a:prstGeom prst="rect">
                      <a:avLst/>
                    </a:prstGeom>
                  </pic:spPr>
                </pic:pic>
              </a:graphicData>
            </a:graphic>
          </wp:inline>
        </w:drawing>
      </w:r>
    </w:p>
    <w:p w14:paraId="453C6676" w14:textId="58CDBE72" w:rsidR="0048741F" w:rsidRDefault="0016063F" w:rsidP="0016063F">
      <w:pPr>
        <w:pStyle w:val="Caption"/>
      </w:pPr>
      <w:r>
        <w:t xml:space="preserve">Figure </w:t>
      </w:r>
      <w:fldSimple w:instr=" SEQ Figure \* ARABIC ">
        <w:ins w:id="47" w:author="Elvado Temgoua" w:date="2026-08-21T20:58:00Z" w16du:dateUtc="2026-08-21T19:58:00Z">
          <w:r w:rsidR="008C4724">
            <w:rPr>
              <w:noProof/>
            </w:rPr>
            <w:t>16</w:t>
          </w:r>
        </w:ins>
        <w:del w:id="48" w:author="Elvado Temgoua" w:date="2026-08-21T20:58:00Z" w16du:dateUtc="2026-08-21T19:58:00Z">
          <w:r w:rsidR="00916420" w:rsidDel="008C4724">
            <w:rPr>
              <w:noProof/>
            </w:rPr>
            <w:delText>15</w:delText>
          </w:r>
        </w:del>
      </w:fldSimple>
      <w:r>
        <w:t xml:space="preserve"> Sequence diagram formalism</w:t>
      </w:r>
    </w:p>
    <w:p w14:paraId="46065838" w14:textId="11F45B71" w:rsidR="0016063F" w:rsidRDefault="00F1786E" w:rsidP="0080103F">
      <w:pPr>
        <w:pStyle w:val="Heading3"/>
        <w:numPr>
          <w:ilvl w:val="3"/>
          <w:numId w:val="25"/>
        </w:numPr>
      </w:pPr>
      <w:r>
        <w:lastRenderedPageBreak/>
        <w:t>Components of a sequence diagram</w:t>
      </w:r>
    </w:p>
    <w:p w14:paraId="1D07908A" w14:textId="126AD34A" w:rsidR="0084203B" w:rsidRDefault="0084203B" w:rsidP="00AE0768">
      <w:pPr>
        <w:pStyle w:val="Caption"/>
        <w:keepNext/>
      </w:pPr>
      <w:r>
        <w:t xml:space="preserve">Table </w:t>
      </w:r>
      <w:fldSimple w:instr=" SEQ Table \* ARABIC ">
        <w:r w:rsidR="00A00418">
          <w:rPr>
            <w:noProof/>
          </w:rPr>
          <w:t>15</w:t>
        </w:r>
      </w:fldSimple>
      <w:r>
        <w:t xml:space="preserve"> Sequence diagram components</w:t>
      </w:r>
    </w:p>
    <w:tbl>
      <w:tblPr>
        <w:tblStyle w:val="GridTable4-Accent2"/>
        <w:tblW w:w="9970" w:type="dxa"/>
        <w:tblLook w:val="04A0" w:firstRow="1" w:lastRow="0" w:firstColumn="1" w:lastColumn="0" w:noHBand="0" w:noVBand="1"/>
      </w:tblPr>
      <w:tblGrid>
        <w:gridCol w:w="3323"/>
        <w:gridCol w:w="3324"/>
        <w:gridCol w:w="3323"/>
      </w:tblGrid>
      <w:tr w:rsidR="00F1786E" w:rsidRPr="00F1786E" w14:paraId="610FF792" w14:textId="77777777" w:rsidTr="00AE0768">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3323" w:type="dxa"/>
          </w:tcPr>
          <w:p w14:paraId="6AD1B5EC" w14:textId="77777777" w:rsidR="00F1786E" w:rsidRPr="00F1786E" w:rsidRDefault="00F1786E" w:rsidP="004D7369">
            <w:pPr>
              <w:spacing w:line="259" w:lineRule="auto"/>
              <w:jc w:val="left"/>
            </w:pPr>
            <w:r w:rsidRPr="00AE0768">
              <w:t xml:space="preserve">ELEMENTS  </w:t>
            </w:r>
          </w:p>
        </w:tc>
        <w:tc>
          <w:tcPr>
            <w:tcW w:w="3324" w:type="dxa"/>
          </w:tcPr>
          <w:p w14:paraId="0A3D0085" w14:textId="77777777" w:rsidR="00F1786E" w:rsidRPr="00F1786E" w:rsidRDefault="00F1786E" w:rsidP="004D7369">
            <w:pPr>
              <w:spacing w:line="259" w:lineRule="auto"/>
              <w:ind w:left="1"/>
              <w:jc w:val="left"/>
              <w:cnfStyle w:val="100000000000" w:firstRow="1" w:lastRow="0" w:firstColumn="0" w:lastColumn="0" w:oddVBand="0" w:evenVBand="0" w:oddHBand="0" w:evenHBand="0" w:firstRowFirstColumn="0" w:firstRowLastColumn="0" w:lastRowFirstColumn="0" w:lastRowLastColumn="0"/>
            </w:pPr>
            <w:r w:rsidRPr="00AE0768">
              <w:t xml:space="preserve">NOTATION  </w:t>
            </w:r>
          </w:p>
        </w:tc>
        <w:tc>
          <w:tcPr>
            <w:tcW w:w="3323" w:type="dxa"/>
          </w:tcPr>
          <w:p w14:paraId="6149A370" w14:textId="77777777" w:rsidR="00F1786E" w:rsidRPr="00F1786E" w:rsidRDefault="00F1786E" w:rsidP="004D7369">
            <w:pPr>
              <w:spacing w:line="259" w:lineRule="auto"/>
              <w:ind w:left="1"/>
              <w:jc w:val="left"/>
              <w:cnfStyle w:val="100000000000" w:firstRow="1" w:lastRow="0" w:firstColumn="0" w:lastColumn="0" w:oddVBand="0" w:evenVBand="0" w:oddHBand="0" w:evenHBand="0" w:firstRowFirstColumn="0" w:firstRowLastColumn="0" w:lastRowFirstColumn="0" w:lastRowLastColumn="0"/>
            </w:pPr>
            <w:r w:rsidRPr="00AE0768">
              <w:t xml:space="preserve">DESCRIPTION  </w:t>
            </w:r>
          </w:p>
        </w:tc>
      </w:tr>
      <w:tr w:rsidR="00F1786E" w:rsidRPr="00F1786E" w14:paraId="65B84877" w14:textId="77777777" w:rsidTr="00AE0768">
        <w:trPr>
          <w:cnfStyle w:val="000000100000" w:firstRow="0" w:lastRow="0" w:firstColumn="0" w:lastColumn="0" w:oddVBand="0" w:evenVBand="0" w:oddHBand="1" w:evenHBand="0" w:firstRowFirstColumn="0" w:firstRowLastColumn="0" w:lastRowFirstColumn="0" w:lastRowLastColumn="0"/>
          <w:trHeight w:val="2311"/>
        </w:trPr>
        <w:tc>
          <w:tcPr>
            <w:cnfStyle w:val="001000000000" w:firstRow="0" w:lastRow="0" w:firstColumn="1" w:lastColumn="0" w:oddVBand="0" w:evenVBand="0" w:oddHBand="0" w:evenHBand="0" w:firstRowFirstColumn="0" w:firstRowLastColumn="0" w:lastRowFirstColumn="0" w:lastRowLastColumn="0"/>
            <w:tcW w:w="3323" w:type="dxa"/>
          </w:tcPr>
          <w:p w14:paraId="3C998DDB" w14:textId="77777777" w:rsidR="00F1786E" w:rsidRPr="00F1786E" w:rsidRDefault="00F1786E" w:rsidP="004D7369">
            <w:pPr>
              <w:spacing w:line="259" w:lineRule="auto"/>
              <w:jc w:val="left"/>
            </w:pPr>
            <w:r w:rsidRPr="00AE0768">
              <w:t xml:space="preserve">Lifeline </w:t>
            </w:r>
          </w:p>
        </w:tc>
        <w:tc>
          <w:tcPr>
            <w:tcW w:w="3324" w:type="dxa"/>
          </w:tcPr>
          <w:p w14:paraId="69E3E106" w14:textId="77777777" w:rsidR="00F1786E" w:rsidRPr="00F1786E" w:rsidRDefault="00F1786E" w:rsidP="004D7369">
            <w:pPr>
              <w:spacing w:line="259" w:lineRule="auto"/>
              <w:ind w:right="711"/>
              <w:jc w:val="center"/>
              <w:cnfStyle w:val="000000100000" w:firstRow="0" w:lastRow="0" w:firstColumn="0" w:lastColumn="0" w:oddVBand="0" w:evenVBand="0" w:oddHBand="1" w:evenHBand="0" w:firstRowFirstColumn="0" w:firstRowLastColumn="0" w:lastRowFirstColumn="0" w:lastRowLastColumn="0"/>
            </w:pPr>
            <w:r w:rsidRPr="00AE0768">
              <w:rPr>
                <w:noProof/>
              </w:rPr>
              <w:drawing>
                <wp:inline distT="0" distB="0" distL="0" distR="0" wp14:anchorId="4038EE66" wp14:editId="631E9CDD">
                  <wp:extent cx="1485265" cy="1360805"/>
                  <wp:effectExtent l="0" t="0" r="0" b="0"/>
                  <wp:docPr id="11368" name="Picture 11368"/>
                  <wp:cNvGraphicFramePr/>
                  <a:graphic xmlns:a="http://schemas.openxmlformats.org/drawingml/2006/main">
                    <a:graphicData uri="http://schemas.openxmlformats.org/drawingml/2006/picture">
                      <pic:pic xmlns:pic="http://schemas.openxmlformats.org/drawingml/2006/picture">
                        <pic:nvPicPr>
                          <pic:cNvPr id="11368" name="Picture 11368"/>
                          <pic:cNvPicPr/>
                        </pic:nvPicPr>
                        <pic:blipFill>
                          <a:blip r:embed="rId47"/>
                          <a:stretch>
                            <a:fillRect/>
                          </a:stretch>
                        </pic:blipFill>
                        <pic:spPr>
                          <a:xfrm>
                            <a:off x="0" y="0"/>
                            <a:ext cx="1485773" cy="1360805"/>
                          </a:xfrm>
                          <a:prstGeom prst="rect">
                            <a:avLst/>
                          </a:prstGeom>
                        </pic:spPr>
                      </pic:pic>
                    </a:graphicData>
                  </a:graphic>
                </wp:inline>
              </w:drawing>
            </w:r>
            <w:r w:rsidRPr="00AE0768">
              <w:t xml:space="preserve"> </w:t>
            </w:r>
            <w:r w:rsidRPr="00F1786E">
              <w:t xml:space="preserve"> </w:t>
            </w:r>
          </w:p>
        </w:tc>
        <w:tc>
          <w:tcPr>
            <w:tcW w:w="3323" w:type="dxa"/>
          </w:tcPr>
          <w:p w14:paraId="663C948B" w14:textId="59D59006" w:rsidR="00F1786E" w:rsidRPr="00AE0768" w:rsidRDefault="00F1786E" w:rsidP="00AE0768">
            <w:pPr>
              <w:spacing w:after="1" w:line="357" w:lineRule="auto"/>
              <w:ind w:left="1" w:right="58"/>
              <w:jc w:val="left"/>
              <w:cnfStyle w:val="000000100000" w:firstRow="0" w:lastRow="0" w:firstColumn="0" w:lastColumn="0" w:oddVBand="0" w:evenVBand="0" w:oddHBand="1" w:evenHBand="0" w:firstRowFirstColumn="0" w:firstRowLastColumn="0" w:lastRowFirstColumn="0" w:lastRowLastColumn="0"/>
            </w:pPr>
            <w:r w:rsidRPr="00AE0768">
              <w:t xml:space="preserve">An individual participant in a sequence diagram, it is position at the top of the diagram.   </w:t>
            </w:r>
          </w:p>
          <w:p w14:paraId="3D1B91E1" w14:textId="77777777" w:rsidR="00F1786E" w:rsidRPr="00AE0768" w:rsidRDefault="00F1786E" w:rsidP="00DC7CD8">
            <w:pPr>
              <w:spacing w:line="259" w:lineRule="auto"/>
              <w:ind w:left="1"/>
              <w:jc w:val="left"/>
              <w:cnfStyle w:val="000000100000" w:firstRow="0" w:lastRow="0" w:firstColumn="0" w:lastColumn="0" w:oddVBand="0" w:evenVBand="0" w:oddHBand="1" w:evenHBand="0" w:firstRowFirstColumn="0" w:firstRowLastColumn="0" w:lastRowFirstColumn="0" w:lastRowLastColumn="0"/>
            </w:pPr>
            <w:r w:rsidRPr="00AE0768">
              <w:t xml:space="preserve">  </w:t>
            </w:r>
          </w:p>
        </w:tc>
      </w:tr>
      <w:tr w:rsidR="00F1786E" w:rsidRPr="00F1786E" w14:paraId="483513BF" w14:textId="77777777" w:rsidTr="00AE0768">
        <w:trPr>
          <w:trHeight w:val="1681"/>
        </w:trPr>
        <w:tc>
          <w:tcPr>
            <w:cnfStyle w:val="001000000000" w:firstRow="0" w:lastRow="0" w:firstColumn="1" w:lastColumn="0" w:oddVBand="0" w:evenVBand="0" w:oddHBand="0" w:evenHBand="0" w:firstRowFirstColumn="0" w:firstRowLastColumn="0" w:lastRowFirstColumn="0" w:lastRowLastColumn="0"/>
            <w:tcW w:w="3323" w:type="dxa"/>
          </w:tcPr>
          <w:p w14:paraId="69C0F45D" w14:textId="77777777" w:rsidR="00F1786E" w:rsidRPr="00F1786E" w:rsidRDefault="00F1786E" w:rsidP="004D7369">
            <w:pPr>
              <w:spacing w:line="259" w:lineRule="auto"/>
              <w:jc w:val="left"/>
            </w:pPr>
            <w:r w:rsidRPr="00AE0768">
              <w:t xml:space="preserve">Combined fragment </w:t>
            </w:r>
          </w:p>
        </w:tc>
        <w:tc>
          <w:tcPr>
            <w:tcW w:w="3324" w:type="dxa"/>
          </w:tcPr>
          <w:p w14:paraId="2A6B8CA5" w14:textId="77777777" w:rsidR="00F1786E" w:rsidRPr="00F1786E" w:rsidRDefault="00F1786E" w:rsidP="004D7369">
            <w:pPr>
              <w:spacing w:line="259" w:lineRule="auto"/>
              <w:ind w:left="1"/>
              <w:jc w:val="left"/>
              <w:cnfStyle w:val="000000000000" w:firstRow="0" w:lastRow="0" w:firstColumn="0" w:lastColumn="0" w:oddVBand="0" w:evenVBand="0" w:oddHBand="0" w:evenHBand="0" w:firstRowFirstColumn="0" w:firstRowLastColumn="0" w:lastRowFirstColumn="0" w:lastRowLastColumn="0"/>
            </w:pPr>
            <w:r w:rsidRPr="00AE0768">
              <w:rPr>
                <w:noProof/>
              </w:rPr>
              <w:drawing>
                <wp:inline distT="0" distB="0" distL="0" distR="0" wp14:anchorId="2874B403" wp14:editId="202A95E2">
                  <wp:extent cx="1590040" cy="924560"/>
                  <wp:effectExtent l="0" t="0" r="0" b="0"/>
                  <wp:docPr id="11370" name="Picture 11370"/>
                  <wp:cNvGraphicFramePr/>
                  <a:graphic xmlns:a="http://schemas.openxmlformats.org/drawingml/2006/main">
                    <a:graphicData uri="http://schemas.openxmlformats.org/drawingml/2006/picture">
                      <pic:pic xmlns:pic="http://schemas.openxmlformats.org/drawingml/2006/picture">
                        <pic:nvPicPr>
                          <pic:cNvPr id="11370" name="Picture 11370"/>
                          <pic:cNvPicPr/>
                        </pic:nvPicPr>
                        <pic:blipFill>
                          <a:blip r:embed="rId48"/>
                          <a:stretch>
                            <a:fillRect/>
                          </a:stretch>
                        </pic:blipFill>
                        <pic:spPr>
                          <a:xfrm>
                            <a:off x="0" y="0"/>
                            <a:ext cx="1590167" cy="924560"/>
                          </a:xfrm>
                          <a:prstGeom prst="rect">
                            <a:avLst/>
                          </a:prstGeom>
                        </pic:spPr>
                      </pic:pic>
                    </a:graphicData>
                  </a:graphic>
                </wp:inline>
              </w:drawing>
            </w:r>
            <w:r w:rsidRPr="00AE0768">
              <w:t xml:space="preserve"> </w:t>
            </w:r>
            <w:r w:rsidRPr="00F1786E">
              <w:t xml:space="preserve"> </w:t>
            </w:r>
          </w:p>
        </w:tc>
        <w:tc>
          <w:tcPr>
            <w:tcW w:w="3323" w:type="dxa"/>
          </w:tcPr>
          <w:p w14:paraId="7AFF6F41" w14:textId="77777777" w:rsidR="00F1786E" w:rsidRPr="00AE0768" w:rsidRDefault="00F1786E" w:rsidP="00AE0768">
            <w:pPr>
              <w:spacing w:line="358" w:lineRule="auto"/>
              <w:ind w:left="1" w:right="59"/>
              <w:jc w:val="left"/>
              <w:cnfStyle w:val="000000000000" w:firstRow="0" w:lastRow="0" w:firstColumn="0" w:lastColumn="0" w:oddVBand="0" w:evenVBand="0" w:oddHBand="0" w:evenHBand="0" w:firstRowFirstColumn="0" w:firstRowLastColumn="0" w:lastRowFirstColumn="0" w:lastRowLastColumn="0"/>
            </w:pPr>
            <w:r w:rsidRPr="00AE0768">
              <w:t xml:space="preserve">It represents a choice of behavior in which at most one operand will be chosen.   </w:t>
            </w:r>
          </w:p>
          <w:p w14:paraId="345BFE3C" w14:textId="77777777" w:rsidR="00F1786E" w:rsidRPr="00AE0768" w:rsidRDefault="00F1786E" w:rsidP="00DC7CD8">
            <w:pPr>
              <w:spacing w:line="259" w:lineRule="auto"/>
              <w:ind w:left="1"/>
              <w:jc w:val="left"/>
              <w:cnfStyle w:val="000000000000" w:firstRow="0" w:lastRow="0" w:firstColumn="0" w:lastColumn="0" w:oddVBand="0" w:evenVBand="0" w:oddHBand="0" w:evenHBand="0" w:firstRowFirstColumn="0" w:firstRowLastColumn="0" w:lastRowFirstColumn="0" w:lastRowLastColumn="0"/>
            </w:pPr>
            <w:r w:rsidRPr="00AE0768">
              <w:t xml:space="preserve">  </w:t>
            </w:r>
          </w:p>
        </w:tc>
      </w:tr>
      <w:tr w:rsidR="00F1786E" w:rsidRPr="00F1786E" w14:paraId="6B5B9941" w14:textId="77777777" w:rsidTr="00AE0768">
        <w:trPr>
          <w:cnfStyle w:val="000000100000" w:firstRow="0" w:lastRow="0" w:firstColumn="0" w:lastColumn="0" w:oddVBand="0" w:evenVBand="0" w:oddHBand="1" w:evenHBand="0" w:firstRowFirstColumn="0" w:firstRowLastColumn="0" w:lastRowFirstColumn="0" w:lastRowLastColumn="0"/>
          <w:trHeight w:val="2500"/>
        </w:trPr>
        <w:tc>
          <w:tcPr>
            <w:cnfStyle w:val="001000000000" w:firstRow="0" w:lastRow="0" w:firstColumn="1" w:lastColumn="0" w:oddVBand="0" w:evenVBand="0" w:oddHBand="0" w:evenHBand="0" w:firstRowFirstColumn="0" w:firstRowLastColumn="0" w:lastRowFirstColumn="0" w:lastRowLastColumn="0"/>
            <w:tcW w:w="3323" w:type="dxa"/>
          </w:tcPr>
          <w:p w14:paraId="374358F5" w14:textId="77777777" w:rsidR="00F1786E" w:rsidRPr="00F1786E" w:rsidRDefault="00F1786E" w:rsidP="004D7369">
            <w:pPr>
              <w:spacing w:line="259" w:lineRule="auto"/>
              <w:jc w:val="left"/>
            </w:pPr>
            <w:r w:rsidRPr="00AE0768">
              <w:t xml:space="preserve">Messages </w:t>
            </w:r>
          </w:p>
        </w:tc>
        <w:tc>
          <w:tcPr>
            <w:tcW w:w="3324" w:type="dxa"/>
          </w:tcPr>
          <w:p w14:paraId="2DB88F4A" w14:textId="77777777" w:rsidR="00F1786E" w:rsidRPr="00F1786E" w:rsidRDefault="00F1786E" w:rsidP="004D7369">
            <w:pPr>
              <w:spacing w:line="259" w:lineRule="auto"/>
              <w:ind w:right="472"/>
              <w:jc w:val="right"/>
              <w:cnfStyle w:val="000000100000" w:firstRow="0" w:lastRow="0" w:firstColumn="0" w:lastColumn="0" w:oddVBand="0" w:evenVBand="0" w:oddHBand="1" w:evenHBand="0" w:firstRowFirstColumn="0" w:firstRowLastColumn="0" w:lastRowFirstColumn="0" w:lastRowLastColumn="0"/>
            </w:pPr>
            <w:r w:rsidRPr="00AE0768">
              <w:rPr>
                <w:noProof/>
              </w:rPr>
              <mc:AlternateContent>
                <mc:Choice Requires="wpg">
                  <w:drawing>
                    <wp:inline distT="0" distB="0" distL="0" distR="0" wp14:anchorId="1CC4BAD2" wp14:editId="423FDB36">
                      <wp:extent cx="1638300" cy="960120"/>
                      <wp:effectExtent l="0" t="0" r="0" b="0"/>
                      <wp:docPr id="134773" name="Group 134773"/>
                      <wp:cNvGraphicFramePr/>
                      <a:graphic xmlns:a="http://schemas.openxmlformats.org/drawingml/2006/main">
                        <a:graphicData uri="http://schemas.microsoft.com/office/word/2010/wordprocessingGroup">
                          <wpg:wgp>
                            <wpg:cNvGrpSpPr/>
                            <wpg:grpSpPr>
                              <a:xfrm>
                                <a:off x="0" y="0"/>
                                <a:ext cx="1638300" cy="960120"/>
                                <a:chOff x="0" y="0"/>
                                <a:chExt cx="1638300" cy="960120"/>
                              </a:xfrm>
                            </wpg:grpSpPr>
                            <pic:pic xmlns:pic="http://schemas.openxmlformats.org/drawingml/2006/picture">
                              <pic:nvPicPr>
                                <pic:cNvPr id="11374" name="Picture 11374"/>
                                <pic:cNvPicPr/>
                              </pic:nvPicPr>
                              <pic:blipFill>
                                <a:blip r:embed="rId49"/>
                                <a:stretch>
                                  <a:fillRect/>
                                </a:stretch>
                              </pic:blipFill>
                              <pic:spPr>
                                <a:xfrm>
                                  <a:off x="0" y="0"/>
                                  <a:ext cx="1638300" cy="390144"/>
                                </a:xfrm>
                                <a:prstGeom prst="rect">
                                  <a:avLst/>
                                </a:prstGeom>
                              </pic:spPr>
                            </pic:pic>
                            <pic:pic xmlns:pic="http://schemas.openxmlformats.org/drawingml/2006/picture">
                              <pic:nvPicPr>
                                <pic:cNvPr id="11376" name="Picture 11376"/>
                                <pic:cNvPicPr/>
                              </pic:nvPicPr>
                              <pic:blipFill>
                                <a:blip r:embed="rId50"/>
                                <a:stretch>
                                  <a:fillRect/>
                                </a:stretch>
                              </pic:blipFill>
                              <pic:spPr>
                                <a:xfrm>
                                  <a:off x="0" y="306324"/>
                                  <a:ext cx="1638300" cy="300228"/>
                                </a:xfrm>
                                <a:prstGeom prst="rect">
                                  <a:avLst/>
                                </a:prstGeom>
                              </pic:spPr>
                            </pic:pic>
                            <pic:pic xmlns:pic="http://schemas.openxmlformats.org/drawingml/2006/picture">
                              <pic:nvPicPr>
                                <pic:cNvPr id="11378" name="Picture 11378"/>
                                <pic:cNvPicPr/>
                              </pic:nvPicPr>
                              <pic:blipFill>
                                <a:blip r:embed="rId51"/>
                                <a:stretch>
                                  <a:fillRect/>
                                </a:stretch>
                              </pic:blipFill>
                              <pic:spPr>
                                <a:xfrm>
                                  <a:off x="0" y="606552"/>
                                  <a:ext cx="1638300" cy="353568"/>
                                </a:xfrm>
                                <a:prstGeom prst="rect">
                                  <a:avLst/>
                                </a:prstGeom>
                              </pic:spPr>
                            </pic:pic>
                          </wpg:wgp>
                        </a:graphicData>
                      </a:graphic>
                    </wp:inline>
                  </w:drawing>
                </mc:Choice>
                <mc:Fallback>
                  <w:pict>
                    <v:group w14:anchorId="65D79B7F" id="Group 134773" o:spid="_x0000_s1026" style="width:129pt;height:75.6pt;mso-position-horizontal-relative:char;mso-position-vertical-relative:line" coordsize="16383,96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">
                      <v:shape id="Picture 11374" o:spid="_x0000_s1027" type="#_x0000_t75" style="position:absolute;width:1638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">
                        <v:imagedata r:id="rId52" o:title=""/>
                      </v:shape>
                      <v:shape id="Picture 11376" o:spid="_x0000_s1028" type="#_x0000_t75" style="position:absolute;top:3063;width:16383;height:3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">
                        <v:imagedata r:id="rId53" o:title=""/>
                      </v:shape>
                      <v:shape id="Picture 11378" o:spid="_x0000_s1029" type="#_x0000_t75" style="position:absolute;top:6065;width:16383;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">
                        <v:imagedata r:id="rId54" o:title=""/>
                      </v:shape>
                      <w10:anchorlock/>
                    </v:group>
                  </w:pict>
                </mc:Fallback>
              </mc:AlternateContent>
            </w:r>
            <w:r w:rsidRPr="00AE0768">
              <w:t xml:space="preserve"> </w:t>
            </w:r>
            <w:r w:rsidRPr="00F1786E">
              <w:t xml:space="preserve"> </w:t>
            </w:r>
          </w:p>
        </w:tc>
        <w:tc>
          <w:tcPr>
            <w:tcW w:w="3323" w:type="dxa"/>
          </w:tcPr>
          <w:p w14:paraId="1C5DCD05" w14:textId="688F2A43" w:rsidR="00F1786E" w:rsidRPr="00AE0768" w:rsidRDefault="00F1786E" w:rsidP="00AE0768">
            <w:pPr>
              <w:spacing w:after="2" w:line="357" w:lineRule="auto"/>
              <w:ind w:left="1" w:right="59"/>
              <w:jc w:val="left"/>
              <w:cnfStyle w:val="000000100000" w:firstRow="0" w:lastRow="0" w:firstColumn="0" w:lastColumn="0" w:oddVBand="0" w:evenVBand="0" w:oddHBand="1" w:evenHBand="0" w:firstRowFirstColumn="0" w:firstRowLastColumn="0" w:lastRowFirstColumn="0" w:lastRowLastColumn="0"/>
            </w:pPr>
            <w:r w:rsidRPr="00AE0768">
              <w:t xml:space="preserve">These are arrows, which shows the direction of message flow. We have the synchronous, the asynchronous and the </w:t>
            </w:r>
            <w:r w:rsidRPr="00F1786E">
              <w:t>self-messages</w:t>
            </w:r>
            <w:r w:rsidRPr="00AE0768">
              <w:t xml:space="preserve">.   </w:t>
            </w:r>
          </w:p>
          <w:p w14:paraId="558F0910" w14:textId="77777777" w:rsidR="00F1786E" w:rsidRPr="00AE0768" w:rsidRDefault="00F1786E" w:rsidP="00DC7CD8">
            <w:pPr>
              <w:spacing w:line="259" w:lineRule="auto"/>
              <w:ind w:left="1"/>
              <w:jc w:val="left"/>
              <w:cnfStyle w:val="000000100000" w:firstRow="0" w:lastRow="0" w:firstColumn="0" w:lastColumn="0" w:oddVBand="0" w:evenVBand="0" w:oddHBand="1" w:evenHBand="0" w:firstRowFirstColumn="0" w:firstRowLastColumn="0" w:lastRowFirstColumn="0" w:lastRowLastColumn="0"/>
            </w:pPr>
            <w:r w:rsidRPr="00AE0768">
              <w:t xml:space="preserve">   </w:t>
            </w:r>
          </w:p>
        </w:tc>
      </w:tr>
      <w:tr w:rsidR="00F1786E" w:rsidRPr="00F1786E" w14:paraId="50289715" w14:textId="77777777" w:rsidTr="00AE0768">
        <w:trPr>
          <w:trHeight w:val="2110"/>
        </w:trPr>
        <w:tc>
          <w:tcPr>
            <w:cnfStyle w:val="001000000000" w:firstRow="0" w:lastRow="0" w:firstColumn="1" w:lastColumn="0" w:oddVBand="0" w:evenVBand="0" w:oddHBand="0" w:evenHBand="0" w:firstRowFirstColumn="0" w:firstRowLastColumn="0" w:lastRowFirstColumn="0" w:lastRowLastColumn="0"/>
            <w:tcW w:w="3323" w:type="dxa"/>
          </w:tcPr>
          <w:p w14:paraId="341348C7" w14:textId="77777777" w:rsidR="00F1786E" w:rsidRPr="00F1786E" w:rsidRDefault="00F1786E" w:rsidP="004D7369">
            <w:pPr>
              <w:spacing w:line="259" w:lineRule="auto"/>
              <w:jc w:val="left"/>
            </w:pPr>
            <w:r w:rsidRPr="00AE0768">
              <w:t xml:space="preserve">Activation </w:t>
            </w:r>
          </w:p>
        </w:tc>
        <w:tc>
          <w:tcPr>
            <w:tcW w:w="3324" w:type="dxa"/>
          </w:tcPr>
          <w:p w14:paraId="62DBBF00" w14:textId="77777777" w:rsidR="00F1786E" w:rsidRPr="00F1786E" w:rsidRDefault="00F1786E" w:rsidP="004D7369">
            <w:pPr>
              <w:spacing w:line="259" w:lineRule="auto"/>
              <w:ind w:left="1"/>
              <w:jc w:val="left"/>
              <w:cnfStyle w:val="000000000000" w:firstRow="0" w:lastRow="0" w:firstColumn="0" w:lastColumn="0" w:oddVBand="0" w:evenVBand="0" w:oddHBand="0" w:evenHBand="0" w:firstRowFirstColumn="0" w:firstRowLastColumn="0" w:lastRowFirstColumn="0" w:lastRowLastColumn="0"/>
            </w:pPr>
            <w:r w:rsidRPr="00AE0768">
              <w:rPr>
                <w:noProof/>
              </w:rPr>
              <w:drawing>
                <wp:inline distT="0" distB="0" distL="0" distR="0" wp14:anchorId="26C9870D" wp14:editId="1C4ECECC">
                  <wp:extent cx="1561465" cy="1236980"/>
                  <wp:effectExtent l="0" t="0" r="0" b="0"/>
                  <wp:docPr id="11372" name="Picture 11372"/>
                  <wp:cNvGraphicFramePr/>
                  <a:graphic xmlns:a="http://schemas.openxmlformats.org/drawingml/2006/main">
                    <a:graphicData uri="http://schemas.openxmlformats.org/drawingml/2006/picture">
                      <pic:pic xmlns:pic="http://schemas.openxmlformats.org/drawingml/2006/picture">
                        <pic:nvPicPr>
                          <pic:cNvPr id="11372" name="Picture 11372"/>
                          <pic:cNvPicPr/>
                        </pic:nvPicPr>
                        <pic:blipFill>
                          <a:blip r:embed="rId55"/>
                          <a:stretch>
                            <a:fillRect/>
                          </a:stretch>
                        </pic:blipFill>
                        <pic:spPr>
                          <a:xfrm>
                            <a:off x="0" y="0"/>
                            <a:ext cx="1561465" cy="1236980"/>
                          </a:xfrm>
                          <a:prstGeom prst="rect">
                            <a:avLst/>
                          </a:prstGeom>
                        </pic:spPr>
                      </pic:pic>
                    </a:graphicData>
                  </a:graphic>
                </wp:inline>
              </w:drawing>
            </w:r>
            <w:r w:rsidRPr="00AE0768">
              <w:t xml:space="preserve"> </w:t>
            </w:r>
            <w:r w:rsidRPr="00F1786E">
              <w:t xml:space="preserve"> </w:t>
            </w:r>
          </w:p>
        </w:tc>
        <w:tc>
          <w:tcPr>
            <w:tcW w:w="3323" w:type="dxa"/>
          </w:tcPr>
          <w:p w14:paraId="233B527F" w14:textId="77777777" w:rsidR="00F1786E" w:rsidRPr="00AE0768" w:rsidRDefault="00F1786E" w:rsidP="00AE0768">
            <w:pPr>
              <w:spacing w:line="357" w:lineRule="auto"/>
              <w:ind w:left="1" w:right="62"/>
              <w:jc w:val="left"/>
              <w:cnfStyle w:val="000000000000" w:firstRow="0" w:lastRow="0" w:firstColumn="0" w:lastColumn="0" w:oddVBand="0" w:evenVBand="0" w:oddHBand="0" w:evenHBand="0" w:firstRowFirstColumn="0" w:firstRowLastColumn="0" w:lastRowFirstColumn="0" w:lastRowLastColumn="0"/>
            </w:pPr>
            <w:r w:rsidRPr="00AE0768">
              <w:t xml:space="preserve">It describes the time period in which an operation is performed by an element.   </w:t>
            </w:r>
          </w:p>
          <w:p w14:paraId="35D89067" w14:textId="77777777" w:rsidR="00F1786E" w:rsidRPr="00AE0768" w:rsidRDefault="00F1786E" w:rsidP="00DC7CD8">
            <w:pPr>
              <w:spacing w:line="259" w:lineRule="auto"/>
              <w:ind w:left="1"/>
              <w:jc w:val="left"/>
              <w:cnfStyle w:val="000000000000" w:firstRow="0" w:lastRow="0" w:firstColumn="0" w:lastColumn="0" w:oddVBand="0" w:evenVBand="0" w:oddHBand="0" w:evenHBand="0" w:firstRowFirstColumn="0" w:firstRowLastColumn="0" w:lastRowFirstColumn="0" w:lastRowLastColumn="0"/>
            </w:pPr>
            <w:r w:rsidRPr="00AE0768">
              <w:t xml:space="preserve">  </w:t>
            </w:r>
          </w:p>
        </w:tc>
      </w:tr>
    </w:tbl>
    <w:p w14:paraId="697A3CCD" w14:textId="77777777" w:rsidR="00F1786E" w:rsidRDefault="00F1786E" w:rsidP="00F1786E"/>
    <w:p w14:paraId="571D9065" w14:textId="77777777" w:rsidR="007E7AA6" w:rsidRDefault="007E7AA6" w:rsidP="00F1786E"/>
    <w:p w14:paraId="265DE756" w14:textId="77777777" w:rsidR="007E7AA6" w:rsidRDefault="007E7AA6" w:rsidP="00F1786E"/>
    <w:p w14:paraId="229ECB86" w14:textId="77777777" w:rsidR="007E7AA6" w:rsidRDefault="007E7AA6" w:rsidP="00F1786E"/>
    <w:p w14:paraId="4213821B" w14:textId="77777777" w:rsidR="007E7AA6" w:rsidRDefault="007E7AA6" w:rsidP="00F1786E"/>
    <w:p w14:paraId="041F71E4" w14:textId="79EAEBAF" w:rsidR="007D4606" w:rsidRDefault="00030DEC" w:rsidP="0080103F">
      <w:pPr>
        <w:pStyle w:val="Heading3"/>
        <w:numPr>
          <w:ilvl w:val="3"/>
          <w:numId w:val="25"/>
        </w:numPr>
      </w:pPr>
      <w:r>
        <w:lastRenderedPageBreak/>
        <w:t>Diagrams</w:t>
      </w:r>
    </w:p>
    <w:p w14:paraId="38D83E1C" w14:textId="3DAEA742" w:rsidR="00030DEC" w:rsidRPr="00AE0768" w:rsidRDefault="009B083E" w:rsidP="0080103F">
      <w:pPr>
        <w:pStyle w:val="ListParagraph"/>
        <w:numPr>
          <w:ilvl w:val="0"/>
          <w:numId w:val="36"/>
        </w:numPr>
      </w:pPr>
      <w:r>
        <w:rPr>
          <w:b/>
          <w:bCs/>
        </w:rPr>
        <w:t xml:space="preserve">Authentication </w:t>
      </w:r>
      <w:r w:rsidR="004D528D">
        <w:rPr>
          <w:b/>
          <w:bCs/>
        </w:rPr>
        <w:t>Sequence</w:t>
      </w:r>
    </w:p>
    <w:p w14:paraId="104FB2D7" w14:textId="77777777" w:rsidR="004D528D" w:rsidRDefault="004D528D" w:rsidP="00AE0768">
      <w:pPr>
        <w:keepNext/>
      </w:pPr>
      <w:r>
        <w:rPr>
          <w:noProof/>
        </w:rPr>
        <w:drawing>
          <wp:inline distT="0" distB="0" distL="0" distR="0" wp14:anchorId="224D7E39" wp14:editId="709EC89C">
            <wp:extent cx="5943600" cy="4852035"/>
            <wp:effectExtent l="0" t="0" r="0" b="5715"/>
            <wp:docPr id="14115215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21539" name="Picture 1411521539"/>
                    <pic:cNvPicPr/>
                  </pic:nvPicPr>
                  <pic:blipFill>
                    <a:blip r:embed="rId56">
                      <a:extLst>
                        <a:ext uri="{28A0092B-C50C-407E-A947-70E740481C1C}">
                          <a14:useLocalDpi xmlns:a14="http://schemas.microsoft.com/office/drawing/2010/main" val="0"/>
                        </a:ext>
                      </a:extLst>
                    </a:blip>
                    <a:stretch>
                      <a:fillRect/>
                    </a:stretch>
                  </pic:blipFill>
                  <pic:spPr>
                    <a:xfrm>
                      <a:off x="0" y="0"/>
                      <a:ext cx="5943600" cy="4852035"/>
                    </a:xfrm>
                    <a:prstGeom prst="rect">
                      <a:avLst/>
                    </a:prstGeom>
                  </pic:spPr>
                </pic:pic>
              </a:graphicData>
            </a:graphic>
          </wp:inline>
        </w:drawing>
      </w:r>
    </w:p>
    <w:p w14:paraId="088C9FEE" w14:textId="1FFE1C25" w:rsidR="004D528D" w:rsidRDefault="004D528D" w:rsidP="004D528D">
      <w:pPr>
        <w:pStyle w:val="Caption"/>
      </w:pPr>
      <w:r>
        <w:t xml:space="preserve">Figure </w:t>
      </w:r>
      <w:fldSimple w:instr=" SEQ Figure \* ARABIC ">
        <w:ins w:id="49" w:author="Elvado Temgoua" w:date="2026-08-21T20:58:00Z" w16du:dateUtc="2026-08-21T19:58:00Z">
          <w:r w:rsidR="008C4724">
            <w:rPr>
              <w:noProof/>
            </w:rPr>
            <w:t>17</w:t>
          </w:r>
        </w:ins>
        <w:del w:id="50" w:author="Elvado Temgoua" w:date="2026-08-21T20:58:00Z" w16du:dateUtc="2026-08-21T19:58:00Z">
          <w:r w:rsidR="00916420" w:rsidDel="008C4724">
            <w:rPr>
              <w:noProof/>
            </w:rPr>
            <w:delText>16</w:delText>
          </w:r>
        </w:del>
      </w:fldSimple>
      <w:r>
        <w:t xml:space="preserve"> Authenticate Sequence</w:t>
      </w:r>
    </w:p>
    <w:p w14:paraId="7F350C78" w14:textId="0E6AB7D6" w:rsidR="00E618B5" w:rsidRDefault="00E618B5">
      <w:pPr>
        <w:jc w:val="left"/>
      </w:pPr>
      <w:r>
        <w:br w:type="page"/>
      </w:r>
    </w:p>
    <w:p w14:paraId="2F1B49E3" w14:textId="1FB487E9" w:rsidR="000C319C" w:rsidRPr="00AE0768" w:rsidRDefault="00EF51D8" w:rsidP="0080103F">
      <w:pPr>
        <w:pStyle w:val="ListParagraph"/>
        <w:numPr>
          <w:ilvl w:val="0"/>
          <w:numId w:val="36"/>
        </w:numPr>
      </w:pPr>
      <w:r>
        <w:rPr>
          <w:b/>
          <w:bCs/>
        </w:rPr>
        <w:lastRenderedPageBreak/>
        <w:t>Scan QR code</w:t>
      </w:r>
      <w:r w:rsidR="00980171">
        <w:rPr>
          <w:b/>
          <w:bCs/>
        </w:rPr>
        <w:t xml:space="preserve"> Sequence</w:t>
      </w:r>
    </w:p>
    <w:p w14:paraId="0B713938" w14:textId="77777777" w:rsidR="00980171" w:rsidRDefault="00980171" w:rsidP="00AE0768">
      <w:pPr>
        <w:keepNext/>
      </w:pPr>
      <w:r>
        <w:rPr>
          <w:noProof/>
        </w:rPr>
        <w:drawing>
          <wp:inline distT="0" distB="0" distL="0" distR="0" wp14:anchorId="76A25365" wp14:editId="0E31937D">
            <wp:extent cx="6161175" cy="5664200"/>
            <wp:effectExtent l="0" t="0" r="0" b="0"/>
            <wp:docPr id="16654958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95883" name="Picture 1665495883"/>
                    <pic:cNvPicPr/>
                  </pic:nvPicPr>
                  <pic:blipFill>
                    <a:blip r:embed="rId57">
                      <a:extLst>
                        <a:ext uri="{28A0092B-C50C-407E-A947-70E740481C1C}">
                          <a14:useLocalDpi xmlns:a14="http://schemas.microsoft.com/office/drawing/2010/main" val="0"/>
                        </a:ext>
                      </a:extLst>
                    </a:blip>
                    <a:stretch>
                      <a:fillRect/>
                    </a:stretch>
                  </pic:blipFill>
                  <pic:spPr>
                    <a:xfrm>
                      <a:off x="0" y="0"/>
                      <a:ext cx="6166216" cy="5668835"/>
                    </a:xfrm>
                    <a:prstGeom prst="rect">
                      <a:avLst/>
                    </a:prstGeom>
                  </pic:spPr>
                </pic:pic>
              </a:graphicData>
            </a:graphic>
          </wp:inline>
        </w:drawing>
      </w:r>
    </w:p>
    <w:p w14:paraId="08330868" w14:textId="28039484" w:rsidR="00980171" w:rsidRPr="00AE0768" w:rsidRDefault="00980171" w:rsidP="00980171">
      <w:pPr>
        <w:pStyle w:val="Caption"/>
        <w:rPr>
          <w:lang w:val="fr-FR"/>
        </w:rPr>
      </w:pPr>
      <w:r w:rsidRPr="00AE0768">
        <w:rPr>
          <w:lang w:val="fr-FR"/>
        </w:rPr>
        <w:t xml:space="preserve">Figure </w:t>
      </w:r>
      <w:r>
        <w:fldChar w:fldCharType="begin"/>
      </w:r>
      <w:r w:rsidRPr="00AE0768">
        <w:rPr>
          <w:lang w:val="fr-FR"/>
        </w:rPr>
        <w:instrText xml:space="preserve"> SEQ Figure \* ARABIC </w:instrText>
      </w:r>
      <w:r>
        <w:fldChar w:fldCharType="separate"/>
      </w:r>
      <w:ins w:id="51" w:author="Elvado Temgoua" w:date="2026-08-21T20:58:00Z" w16du:dateUtc="2026-08-21T19:58:00Z">
        <w:r w:rsidR="008C4724">
          <w:rPr>
            <w:noProof/>
            <w:lang w:val="fr-FR"/>
          </w:rPr>
          <w:t>18</w:t>
        </w:r>
      </w:ins>
      <w:del w:id="52" w:author="Elvado Temgoua" w:date="2026-08-21T20:58:00Z" w16du:dateUtc="2026-08-21T19:58:00Z">
        <w:r w:rsidR="00916420" w:rsidDel="008C4724">
          <w:rPr>
            <w:noProof/>
            <w:lang w:val="fr-FR"/>
          </w:rPr>
          <w:delText>17</w:delText>
        </w:r>
      </w:del>
      <w:r>
        <w:fldChar w:fldCharType="end"/>
      </w:r>
      <w:r w:rsidRPr="00AE0768">
        <w:rPr>
          <w:lang w:val="fr-FR"/>
        </w:rPr>
        <w:t xml:space="preserve"> Scan QR code </w:t>
      </w:r>
      <w:proofErr w:type="spellStart"/>
      <w:r w:rsidR="00D00AD8">
        <w:rPr>
          <w:lang w:val="fr-FR"/>
        </w:rPr>
        <w:t>S</w:t>
      </w:r>
      <w:r w:rsidRPr="00AE0768">
        <w:rPr>
          <w:lang w:val="fr-FR"/>
        </w:rPr>
        <w:t>equence</w:t>
      </w:r>
      <w:proofErr w:type="spellEnd"/>
    </w:p>
    <w:p w14:paraId="21B14B4A" w14:textId="1BB81270" w:rsidR="00D16A2D" w:rsidRPr="00AE0768" w:rsidRDefault="00D16A2D">
      <w:pPr>
        <w:jc w:val="left"/>
        <w:rPr>
          <w:lang w:val="fr-FR"/>
        </w:rPr>
      </w:pPr>
      <w:r w:rsidRPr="00AE0768">
        <w:rPr>
          <w:lang w:val="fr-FR"/>
        </w:rPr>
        <w:br w:type="page"/>
      </w:r>
    </w:p>
    <w:p w14:paraId="7FA813DF" w14:textId="25173173" w:rsidR="00D16A2D" w:rsidRPr="00AE0768" w:rsidRDefault="00D16A2D" w:rsidP="0080103F">
      <w:pPr>
        <w:pStyle w:val="ListParagraph"/>
        <w:numPr>
          <w:ilvl w:val="0"/>
          <w:numId w:val="36"/>
        </w:numPr>
      </w:pPr>
      <w:r>
        <w:rPr>
          <w:b/>
          <w:bCs/>
        </w:rPr>
        <w:lastRenderedPageBreak/>
        <w:t>Create Task Sequence</w:t>
      </w:r>
    </w:p>
    <w:p w14:paraId="654DA38C" w14:textId="77777777" w:rsidR="00394282" w:rsidRDefault="00D16A2D" w:rsidP="00AE0768">
      <w:pPr>
        <w:keepNext/>
      </w:pPr>
      <w:r>
        <w:rPr>
          <w:noProof/>
        </w:rPr>
        <w:drawing>
          <wp:inline distT="0" distB="0" distL="0" distR="0" wp14:anchorId="4FFC2E9E" wp14:editId="58368282">
            <wp:extent cx="6372346" cy="4055533"/>
            <wp:effectExtent l="0" t="0" r="0" b="2540"/>
            <wp:docPr id="19990835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3509" name="Picture 1999083509"/>
                    <pic:cNvPicPr/>
                  </pic:nvPicPr>
                  <pic:blipFill>
                    <a:blip r:embed="rId58">
                      <a:extLst>
                        <a:ext uri="{28A0092B-C50C-407E-A947-70E740481C1C}">
                          <a14:useLocalDpi xmlns:a14="http://schemas.microsoft.com/office/drawing/2010/main" val="0"/>
                        </a:ext>
                      </a:extLst>
                    </a:blip>
                    <a:stretch>
                      <a:fillRect/>
                    </a:stretch>
                  </pic:blipFill>
                  <pic:spPr>
                    <a:xfrm>
                      <a:off x="0" y="0"/>
                      <a:ext cx="6383439" cy="4062593"/>
                    </a:xfrm>
                    <a:prstGeom prst="rect">
                      <a:avLst/>
                    </a:prstGeom>
                  </pic:spPr>
                </pic:pic>
              </a:graphicData>
            </a:graphic>
          </wp:inline>
        </w:drawing>
      </w:r>
    </w:p>
    <w:p w14:paraId="40FD388A" w14:textId="57871147" w:rsidR="00D16A2D" w:rsidRDefault="00394282" w:rsidP="00394282">
      <w:pPr>
        <w:pStyle w:val="Caption"/>
      </w:pPr>
      <w:r>
        <w:t xml:space="preserve">Figure </w:t>
      </w:r>
      <w:fldSimple w:instr=" SEQ Figure \* ARABIC ">
        <w:ins w:id="53" w:author="Elvado Temgoua" w:date="2026-08-21T20:58:00Z" w16du:dateUtc="2026-08-21T19:58:00Z">
          <w:r w:rsidR="008C4724">
            <w:rPr>
              <w:noProof/>
            </w:rPr>
            <w:t>19</w:t>
          </w:r>
        </w:ins>
        <w:del w:id="54" w:author="Elvado Temgoua" w:date="2026-08-21T20:58:00Z" w16du:dateUtc="2026-08-21T19:58:00Z">
          <w:r w:rsidR="00916420" w:rsidDel="008C4724">
            <w:rPr>
              <w:noProof/>
            </w:rPr>
            <w:delText>18</w:delText>
          </w:r>
        </w:del>
      </w:fldSimple>
      <w:r>
        <w:t xml:space="preserve"> Create task Sequence</w:t>
      </w:r>
    </w:p>
    <w:p w14:paraId="2C89CD8E" w14:textId="77777777" w:rsidR="00C90556" w:rsidRDefault="00C90556" w:rsidP="00C90556"/>
    <w:p w14:paraId="5745946B" w14:textId="77777777" w:rsidR="00C90556" w:rsidRDefault="00C90556" w:rsidP="00C90556"/>
    <w:p w14:paraId="6A7277F6" w14:textId="77777777" w:rsidR="00C90556" w:rsidRDefault="00C90556" w:rsidP="00C90556"/>
    <w:p w14:paraId="2680410B" w14:textId="77777777" w:rsidR="00C90556" w:rsidRDefault="00C90556" w:rsidP="00C90556"/>
    <w:p w14:paraId="2A415B97" w14:textId="77777777" w:rsidR="00C90556" w:rsidRDefault="00C90556" w:rsidP="00C90556"/>
    <w:p w14:paraId="1A06DADA" w14:textId="77777777" w:rsidR="00C90556" w:rsidRDefault="00C90556" w:rsidP="00C90556"/>
    <w:p w14:paraId="61F7BEE3" w14:textId="77777777" w:rsidR="00C90556" w:rsidRDefault="00C90556" w:rsidP="00C90556"/>
    <w:p w14:paraId="3961F53D" w14:textId="77777777" w:rsidR="00C90556" w:rsidRDefault="00C90556" w:rsidP="00C90556"/>
    <w:p w14:paraId="5D8BD712" w14:textId="77777777" w:rsidR="00C90556" w:rsidRDefault="00C90556" w:rsidP="00C90556"/>
    <w:p w14:paraId="5B4BE0AA" w14:textId="296CD336" w:rsidR="00C90556" w:rsidRDefault="00C90556">
      <w:pPr>
        <w:jc w:val="left"/>
      </w:pPr>
      <w:r>
        <w:br w:type="page"/>
      </w:r>
    </w:p>
    <w:p w14:paraId="507B78C0" w14:textId="754886AB" w:rsidR="00C90556" w:rsidRPr="00C90556" w:rsidRDefault="00857076" w:rsidP="00A445B6">
      <w:pPr>
        <w:pStyle w:val="ListParagraph"/>
        <w:numPr>
          <w:ilvl w:val="0"/>
          <w:numId w:val="36"/>
        </w:numPr>
        <w:jc w:val="left"/>
      </w:pPr>
      <w:r>
        <w:rPr>
          <w:noProof/>
        </w:rPr>
        <w:lastRenderedPageBreak/>
        <mc:AlternateContent>
          <mc:Choice Requires="wps">
            <w:drawing>
              <wp:anchor distT="0" distB="0" distL="114300" distR="114300" simplePos="0" relativeHeight="251662377" behindDoc="0" locked="0" layoutInCell="1" allowOverlap="1" wp14:anchorId="5348FF19" wp14:editId="20E82EF4">
                <wp:simplePos x="0" y="0"/>
                <wp:positionH relativeFrom="column">
                  <wp:posOffset>-543560</wp:posOffset>
                </wp:positionH>
                <wp:positionV relativeFrom="paragraph">
                  <wp:posOffset>6527165</wp:posOffset>
                </wp:positionV>
                <wp:extent cx="7030720" cy="635"/>
                <wp:effectExtent l="0" t="0" r="0" b="0"/>
                <wp:wrapSquare wrapText="bothSides"/>
                <wp:docPr id="1531756747" name="Text Box 1"/>
                <wp:cNvGraphicFramePr/>
                <a:graphic xmlns:a="http://schemas.openxmlformats.org/drawingml/2006/main">
                  <a:graphicData uri="http://schemas.microsoft.com/office/word/2010/wordprocessingShape">
                    <wps:wsp>
                      <wps:cNvSpPr txBox="1"/>
                      <wps:spPr>
                        <a:xfrm>
                          <a:off x="0" y="0"/>
                          <a:ext cx="7030720" cy="635"/>
                        </a:xfrm>
                        <a:prstGeom prst="rect">
                          <a:avLst/>
                        </a:prstGeom>
                        <a:solidFill>
                          <a:prstClr val="white"/>
                        </a:solidFill>
                        <a:ln>
                          <a:noFill/>
                        </a:ln>
                      </wps:spPr>
                      <wps:txbx>
                        <w:txbxContent>
                          <w:p w14:paraId="2B6884D6" w14:textId="348EA019" w:rsidR="00857076" w:rsidRPr="008B2230" w:rsidRDefault="00857076" w:rsidP="00A445B6">
                            <w:pPr>
                              <w:pStyle w:val="Caption"/>
                              <w:rPr>
                                <w:noProof/>
                              </w:rPr>
                            </w:pPr>
                            <w:r>
                              <w:t xml:space="preserve">Figure </w:t>
                            </w:r>
                            <w:fldSimple w:instr=" SEQ Figure \* ARABIC ">
                              <w:ins w:id="55" w:author="Elvado Temgoua" w:date="2026-08-21T20:58:00Z" w16du:dateUtc="2026-08-21T19:58:00Z">
                                <w:r w:rsidR="008C4724">
                                  <w:rPr>
                                    <w:noProof/>
                                  </w:rPr>
                                  <w:t>20</w:t>
                                </w:r>
                              </w:ins>
                              <w:del w:id="56" w:author="Elvado Temgoua" w:date="2026-08-21T20:58:00Z" w16du:dateUtc="2026-08-21T19:58:00Z">
                                <w:r w:rsidR="00916420" w:rsidDel="008C4724">
                                  <w:rPr>
                                    <w:noProof/>
                                  </w:rPr>
                                  <w:delText>19</w:delText>
                                </w:r>
                              </w:del>
                            </w:fldSimple>
                            <w:r>
                              <w:t xml:space="preserve"> make payment sequence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48FF19" id="_x0000_s1050" type="#_x0000_t202" style="position:absolute;left:0;text-align:left;margin-left:-42.8pt;margin-top:513.95pt;width:553.6pt;height:.05pt;z-index:2516623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" stroked="f">
                <v:textbox style="mso-fit-shape-to-text:t" inset="0,0,0,0">
                  <w:txbxContent>
                    <w:p w14:paraId="2B6884D6" w14:textId="348EA019" w:rsidR="00857076" w:rsidRPr="008B2230" w:rsidRDefault="00857076" w:rsidP="00A445B6">
                      <w:pPr>
                        <w:pStyle w:val="Caption"/>
                        <w:rPr>
                          <w:noProof/>
                        </w:rPr>
                      </w:pPr>
                      <w:r>
                        <w:t xml:space="preserve">Figure </w:t>
                      </w:r>
                      <w:fldSimple w:instr=" SEQ Figure \* ARABIC ">
                        <w:ins w:id="57" w:author="Elvado Temgoua" w:date="2026-08-21T20:58:00Z" w16du:dateUtc="2026-08-21T19:58:00Z">
                          <w:r w:rsidR="008C4724">
                            <w:rPr>
                              <w:noProof/>
                            </w:rPr>
                            <w:t>20</w:t>
                          </w:r>
                        </w:ins>
                        <w:del w:id="58" w:author="Elvado Temgoua" w:date="2026-08-21T20:58:00Z" w16du:dateUtc="2026-08-21T19:58:00Z">
                          <w:r w:rsidR="00916420" w:rsidDel="008C4724">
                            <w:rPr>
                              <w:noProof/>
                            </w:rPr>
                            <w:delText>19</w:delText>
                          </w:r>
                        </w:del>
                      </w:fldSimple>
                      <w:r>
                        <w:t xml:space="preserve"> make payment sequence</w:t>
                      </w:r>
                    </w:p>
                  </w:txbxContent>
                </v:textbox>
                <w10:wrap type="square"/>
              </v:shape>
            </w:pict>
          </mc:Fallback>
        </mc:AlternateContent>
      </w:r>
      <w:r w:rsidR="00C90556">
        <w:rPr>
          <w:noProof/>
        </w:rPr>
        <w:drawing>
          <wp:anchor distT="0" distB="0" distL="114300" distR="114300" simplePos="0" relativeHeight="251660329" behindDoc="0" locked="0" layoutInCell="1" allowOverlap="1" wp14:anchorId="7BA67B72" wp14:editId="482EB365">
            <wp:simplePos x="0" y="0"/>
            <wp:positionH relativeFrom="margin">
              <wp:align>center</wp:align>
            </wp:positionH>
            <wp:positionV relativeFrom="paragraph">
              <wp:posOffset>198407</wp:posOffset>
            </wp:positionV>
            <wp:extent cx="7031242" cy="6272097"/>
            <wp:effectExtent l="0" t="0" r="0" b="0"/>
            <wp:wrapSquare wrapText="bothSides"/>
            <wp:docPr id="11664806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0674" name="Picture 37"/>
                    <pic:cNvPicPr/>
                  </pic:nvPicPr>
                  <pic:blipFill>
                    <a:blip r:embed="rId59">
                      <a:extLst>
                        <a:ext uri="{28A0092B-C50C-407E-A947-70E740481C1C}">
                          <a14:useLocalDpi xmlns:a14="http://schemas.microsoft.com/office/drawing/2010/main" val="0"/>
                        </a:ext>
                      </a:extLst>
                    </a:blip>
                    <a:stretch>
                      <a:fillRect/>
                    </a:stretch>
                  </pic:blipFill>
                  <pic:spPr>
                    <a:xfrm>
                      <a:off x="0" y="0"/>
                      <a:ext cx="7031242" cy="6272097"/>
                    </a:xfrm>
                    <a:prstGeom prst="rect">
                      <a:avLst/>
                    </a:prstGeom>
                  </pic:spPr>
                </pic:pic>
              </a:graphicData>
            </a:graphic>
          </wp:anchor>
        </w:drawing>
      </w:r>
      <w:r w:rsidR="003E174F">
        <w:rPr>
          <w:b/>
          <w:bCs/>
        </w:rPr>
        <w:t>Make payment</w:t>
      </w:r>
      <w:r w:rsidR="00C90556">
        <w:br w:type="page"/>
      </w:r>
    </w:p>
    <w:p w14:paraId="2C23C10C" w14:textId="2AF13474" w:rsidR="00584E2A" w:rsidRDefault="00F342F9" w:rsidP="0080103F">
      <w:pPr>
        <w:pStyle w:val="Heading2"/>
        <w:numPr>
          <w:ilvl w:val="2"/>
          <w:numId w:val="25"/>
        </w:numPr>
      </w:pPr>
      <w:r>
        <w:lastRenderedPageBreak/>
        <w:t>Activity Diagram</w:t>
      </w:r>
    </w:p>
    <w:p w14:paraId="08FB5AE8" w14:textId="323436C1" w:rsidR="00F342F9" w:rsidRDefault="00F342F9" w:rsidP="0080103F">
      <w:pPr>
        <w:pStyle w:val="Heading3"/>
        <w:numPr>
          <w:ilvl w:val="3"/>
          <w:numId w:val="25"/>
        </w:numPr>
      </w:pPr>
      <w:r>
        <w:t>Definition</w:t>
      </w:r>
    </w:p>
    <w:p w14:paraId="2C432EE4" w14:textId="6DE78746" w:rsidR="00F342F9" w:rsidRDefault="00786615" w:rsidP="00AE0768">
      <w:pPr>
        <w:spacing w:line="360" w:lineRule="auto"/>
        <w:ind w:firstLine="720"/>
      </w:pPr>
      <w:r w:rsidRPr="00786615">
        <w:t>An activity diagram is a graphical representation of work-flows that show the steps needed in the realization of a process; showing the details from a start point to an end point through all decisions and actions that can possible be performed. Activity diagrams are intended to model both the computational and organizational process. They flow can be sequential, branched or concurrent. Below is an activity diagram formalism.</w:t>
      </w:r>
    </w:p>
    <w:p w14:paraId="0E2DCA78" w14:textId="6B575322" w:rsidR="00A47E59" w:rsidRDefault="00233077" w:rsidP="0080103F">
      <w:pPr>
        <w:pStyle w:val="Heading3"/>
        <w:numPr>
          <w:ilvl w:val="3"/>
          <w:numId w:val="25"/>
        </w:numPr>
      </w:pPr>
      <w:r>
        <w:t>Formalism</w:t>
      </w:r>
    </w:p>
    <w:p w14:paraId="089EC507" w14:textId="77777777" w:rsidR="00233077" w:rsidRDefault="00233077" w:rsidP="00C77030">
      <w:pPr>
        <w:keepNext/>
      </w:pPr>
      <w:r w:rsidRPr="00233077">
        <w:rPr>
          <w:noProof/>
        </w:rPr>
        <w:drawing>
          <wp:inline distT="0" distB="0" distL="0" distR="0" wp14:anchorId="1918766E" wp14:editId="5A8409B0">
            <wp:extent cx="5792008" cy="4248743"/>
            <wp:effectExtent l="0" t="0" r="0" b="0"/>
            <wp:docPr id="150067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78819" name=""/>
                    <pic:cNvPicPr/>
                  </pic:nvPicPr>
                  <pic:blipFill>
                    <a:blip r:embed="rId60"/>
                    <a:stretch>
                      <a:fillRect/>
                    </a:stretch>
                  </pic:blipFill>
                  <pic:spPr>
                    <a:xfrm>
                      <a:off x="0" y="0"/>
                      <a:ext cx="5792008" cy="4248743"/>
                    </a:xfrm>
                    <a:prstGeom prst="rect">
                      <a:avLst/>
                    </a:prstGeom>
                  </pic:spPr>
                </pic:pic>
              </a:graphicData>
            </a:graphic>
          </wp:inline>
        </w:drawing>
      </w:r>
    </w:p>
    <w:p w14:paraId="6D349F68" w14:textId="3B8A2546" w:rsidR="00233077" w:rsidRDefault="00233077" w:rsidP="00233077">
      <w:pPr>
        <w:pStyle w:val="Caption"/>
      </w:pPr>
      <w:r>
        <w:t xml:space="preserve">Figure </w:t>
      </w:r>
      <w:fldSimple w:instr=" SEQ Figure \* ARABIC ">
        <w:ins w:id="59" w:author="Elvado Temgoua" w:date="2026-08-21T20:58:00Z" w16du:dateUtc="2026-08-21T19:58:00Z">
          <w:r w:rsidR="008C4724">
            <w:rPr>
              <w:noProof/>
            </w:rPr>
            <w:t>21</w:t>
          </w:r>
        </w:ins>
        <w:del w:id="60" w:author="Elvado Temgoua" w:date="2026-08-21T20:58:00Z" w16du:dateUtc="2026-08-21T19:58:00Z">
          <w:r w:rsidR="00916420" w:rsidDel="008C4724">
            <w:rPr>
              <w:noProof/>
            </w:rPr>
            <w:delText>20</w:delText>
          </w:r>
        </w:del>
      </w:fldSimple>
      <w:r>
        <w:t xml:space="preserve"> Formalism of activity diagram</w:t>
      </w:r>
    </w:p>
    <w:p w14:paraId="2596B43D" w14:textId="246C282E" w:rsidR="00233077" w:rsidRDefault="001652A4" w:rsidP="0080103F">
      <w:pPr>
        <w:pStyle w:val="Heading3"/>
        <w:numPr>
          <w:ilvl w:val="3"/>
          <w:numId w:val="25"/>
        </w:numPr>
      </w:pPr>
      <w:r>
        <w:t>Component of an activity diagram</w:t>
      </w:r>
    </w:p>
    <w:p w14:paraId="3B98DCDE" w14:textId="1FAC7C93" w:rsidR="001652A4" w:rsidRDefault="001652A4" w:rsidP="00C77030">
      <w:pPr>
        <w:pStyle w:val="Caption"/>
        <w:keepNext/>
      </w:pPr>
      <w:r>
        <w:t xml:space="preserve">Table </w:t>
      </w:r>
      <w:fldSimple w:instr=" SEQ Table \* ARABIC ">
        <w:r w:rsidR="00A00418">
          <w:rPr>
            <w:noProof/>
          </w:rPr>
          <w:t>16</w:t>
        </w:r>
      </w:fldSimple>
      <w:r>
        <w:t xml:space="preserve"> Elements of an activity diagram</w:t>
      </w:r>
    </w:p>
    <w:tbl>
      <w:tblPr>
        <w:tblStyle w:val="GridTable4-Accent2"/>
        <w:tblW w:w="8710" w:type="dxa"/>
        <w:tblLook w:val="04A0" w:firstRow="1" w:lastRow="0" w:firstColumn="1" w:lastColumn="0" w:noHBand="0" w:noVBand="1"/>
      </w:tblPr>
      <w:tblGrid>
        <w:gridCol w:w="2709"/>
        <w:gridCol w:w="3372"/>
        <w:gridCol w:w="2629"/>
      </w:tblGrid>
      <w:tr w:rsidR="001652A4" w14:paraId="4A0BF07B" w14:textId="77777777" w:rsidTr="00C77030">
        <w:trPr>
          <w:cnfStyle w:val="100000000000" w:firstRow="1" w:lastRow="0" w:firstColumn="0" w:lastColumn="0" w:oddVBand="0" w:evenVBand="0" w:oddHBand="0"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6079" w:type="dxa"/>
            <w:gridSpan w:val="2"/>
          </w:tcPr>
          <w:p w14:paraId="25F0C660" w14:textId="2D297579" w:rsidR="001652A4" w:rsidRDefault="001652A4" w:rsidP="00C77030">
            <w:pPr>
              <w:spacing w:line="259" w:lineRule="auto"/>
              <w:jc w:val="center"/>
            </w:pPr>
            <w:r>
              <w:rPr>
                <w:color w:val="DFE3E5"/>
              </w:rPr>
              <w:t xml:space="preserve">Element </w:t>
            </w:r>
            <w:r>
              <w:rPr>
                <w:color w:val="DFE3E5"/>
              </w:rPr>
              <w:tab/>
            </w:r>
            <w:r>
              <w:tab/>
              <w:t xml:space="preserve">          </w:t>
            </w:r>
            <w:r>
              <w:rPr>
                <w:color w:val="DFE3E5"/>
              </w:rPr>
              <w:t>Representations</w:t>
            </w:r>
          </w:p>
        </w:tc>
        <w:tc>
          <w:tcPr>
            <w:tcW w:w="2631" w:type="dxa"/>
          </w:tcPr>
          <w:p w14:paraId="412F2E31" w14:textId="31EBBCC7" w:rsidR="001652A4" w:rsidRDefault="001652A4" w:rsidP="00C77030">
            <w:pPr>
              <w:spacing w:line="259" w:lineRule="auto"/>
              <w:jc w:val="center"/>
              <w:cnfStyle w:val="100000000000" w:firstRow="1" w:lastRow="0" w:firstColumn="0" w:lastColumn="0" w:oddVBand="0" w:evenVBand="0" w:oddHBand="0" w:evenHBand="0" w:firstRowFirstColumn="0" w:firstRowLastColumn="0" w:lastRowFirstColumn="0" w:lastRowLastColumn="0"/>
            </w:pPr>
            <w:r>
              <w:rPr>
                <w:color w:val="DFE3E5"/>
              </w:rPr>
              <w:t>Description</w:t>
            </w:r>
          </w:p>
        </w:tc>
      </w:tr>
      <w:tr w:rsidR="001652A4" w:rsidRPr="009227A5" w14:paraId="1D18AECC" w14:textId="77777777" w:rsidTr="00C77030">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2711" w:type="dxa"/>
          </w:tcPr>
          <w:p w14:paraId="471580FD" w14:textId="77777777" w:rsidR="001652A4" w:rsidRDefault="001652A4" w:rsidP="004D7369">
            <w:pPr>
              <w:spacing w:line="259" w:lineRule="auto"/>
              <w:jc w:val="left"/>
            </w:pPr>
            <w:r>
              <w:lastRenderedPageBreak/>
              <w:t xml:space="preserve">Activity  </w:t>
            </w:r>
          </w:p>
          <w:p w14:paraId="1F024FBD" w14:textId="77777777" w:rsidR="001652A4" w:rsidRDefault="001652A4" w:rsidP="004D7369">
            <w:pPr>
              <w:spacing w:line="259" w:lineRule="auto"/>
              <w:jc w:val="left"/>
            </w:pPr>
            <w:r>
              <w:t xml:space="preserve"> </w:t>
            </w:r>
          </w:p>
        </w:tc>
        <w:tc>
          <w:tcPr>
            <w:tcW w:w="3368" w:type="dxa"/>
          </w:tcPr>
          <w:p w14:paraId="36B9D9BB" w14:textId="77777777" w:rsidR="001652A4" w:rsidRDefault="001652A4" w:rsidP="004D7369">
            <w:pPr>
              <w:spacing w:line="259" w:lineRule="auto"/>
              <w:ind w:right="107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E6D6090" wp14:editId="151E2804">
                  <wp:extent cx="1323975" cy="647065"/>
                  <wp:effectExtent l="0" t="0" r="0" b="0"/>
                  <wp:docPr id="11858" name="Picture 11858"/>
                  <wp:cNvGraphicFramePr/>
                  <a:graphic xmlns:a="http://schemas.openxmlformats.org/drawingml/2006/main">
                    <a:graphicData uri="http://schemas.openxmlformats.org/drawingml/2006/picture">
                      <pic:pic xmlns:pic="http://schemas.openxmlformats.org/drawingml/2006/picture">
                        <pic:nvPicPr>
                          <pic:cNvPr id="11858" name="Picture 11858"/>
                          <pic:cNvPicPr/>
                        </pic:nvPicPr>
                        <pic:blipFill>
                          <a:blip r:embed="rId61"/>
                          <a:stretch>
                            <a:fillRect/>
                          </a:stretch>
                        </pic:blipFill>
                        <pic:spPr>
                          <a:xfrm>
                            <a:off x="0" y="0"/>
                            <a:ext cx="1323975" cy="647510"/>
                          </a:xfrm>
                          <a:prstGeom prst="rect">
                            <a:avLst/>
                          </a:prstGeom>
                        </pic:spPr>
                      </pic:pic>
                    </a:graphicData>
                  </a:graphic>
                </wp:inline>
              </w:drawing>
            </w:r>
            <w:r>
              <w:t xml:space="preserve"> </w:t>
            </w:r>
          </w:p>
        </w:tc>
        <w:tc>
          <w:tcPr>
            <w:tcW w:w="2631" w:type="dxa"/>
          </w:tcPr>
          <w:p w14:paraId="12E2AD22" w14:textId="77777777" w:rsidR="001652A4" w:rsidRDefault="001652A4" w:rsidP="001652A4">
            <w:pPr>
              <w:spacing w:line="259" w:lineRule="auto"/>
              <w:ind w:left="1"/>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Used to represent a set of actions.   </w:t>
            </w:r>
          </w:p>
        </w:tc>
      </w:tr>
      <w:tr w:rsidR="001652A4" w:rsidRPr="009227A5" w14:paraId="21D40FDB" w14:textId="77777777" w:rsidTr="00C77030">
        <w:trPr>
          <w:trHeight w:val="1234"/>
        </w:trPr>
        <w:tc>
          <w:tcPr>
            <w:cnfStyle w:val="001000000000" w:firstRow="0" w:lastRow="0" w:firstColumn="1" w:lastColumn="0" w:oddVBand="0" w:evenVBand="0" w:oddHBand="0" w:evenHBand="0" w:firstRowFirstColumn="0" w:firstRowLastColumn="0" w:lastRowFirstColumn="0" w:lastRowLastColumn="0"/>
            <w:tcW w:w="2711" w:type="dxa"/>
          </w:tcPr>
          <w:p w14:paraId="56F6797C" w14:textId="77777777" w:rsidR="001652A4" w:rsidRDefault="001652A4" w:rsidP="004D7369">
            <w:pPr>
              <w:spacing w:line="259" w:lineRule="auto"/>
              <w:jc w:val="left"/>
            </w:pPr>
            <w:r>
              <w:t xml:space="preserve">Action   </w:t>
            </w:r>
          </w:p>
        </w:tc>
        <w:tc>
          <w:tcPr>
            <w:tcW w:w="3368" w:type="dxa"/>
          </w:tcPr>
          <w:p w14:paraId="489F7EC9" w14:textId="77777777" w:rsidR="001652A4" w:rsidRDefault="001652A4" w:rsidP="004D7369">
            <w:pPr>
              <w:spacing w:line="259" w:lineRule="auto"/>
              <w:ind w:right="1378"/>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0F1E1AB" wp14:editId="1A6B2A26">
                  <wp:extent cx="1129030" cy="570865"/>
                  <wp:effectExtent l="0" t="0" r="0" b="0"/>
                  <wp:docPr id="11860" name="Picture 11860"/>
                  <wp:cNvGraphicFramePr/>
                  <a:graphic xmlns:a="http://schemas.openxmlformats.org/drawingml/2006/main">
                    <a:graphicData uri="http://schemas.openxmlformats.org/drawingml/2006/picture">
                      <pic:pic xmlns:pic="http://schemas.openxmlformats.org/drawingml/2006/picture">
                        <pic:nvPicPr>
                          <pic:cNvPr id="11860" name="Picture 11860"/>
                          <pic:cNvPicPr/>
                        </pic:nvPicPr>
                        <pic:blipFill>
                          <a:blip r:embed="rId62"/>
                          <a:stretch>
                            <a:fillRect/>
                          </a:stretch>
                        </pic:blipFill>
                        <pic:spPr>
                          <a:xfrm>
                            <a:off x="0" y="0"/>
                            <a:ext cx="1129030" cy="571373"/>
                          </a:xfrm>
                          <a:prstGeom prst="rect">
                            <a:avLst/>
                          </a:prstGeom>
                        </pic:spPr>
                      </pic:pic>
                    </a:graphicData>
                  </a:graphic>
                </wp:inline>
              </w:drawing>
            </w:r>
            <w:r>
              <w:t xml:space="preserve"> </w:t>
            </w:r>
          </w:p>
        </w:tc>
        <w:tc>
          <w:tcPr>
            <w:tcW w:w="2631" w:type="dxa"/>
          </w:tcPr>
          <w:p w14:paraId="29CFBEB6" w14:textId="77777777" w:rsidR="001652A4" w:rsidRDefault="001652A4" w:rsidP="001652A4">
            <w:pPr>
              <w:spacing w:line="259" w:lineRule="auto"/>
              <w:ind w:left="1"/>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Represent a task to be performed.   </w:t>
            </w:r>
          </w:p>
        </w:tc>
      </w:tr>
      <w:tr w:rsidR="001652A4" w:rsidRPr="009227A5" w14:paraId="2794B0DE" w14:textId="77777777" w:rsidTr="00C77030">
        <w:trPr>
          <w:cnfStyle w:val="000000100000" w:firstRow="0" w:lastRow="0" w:firstColumn="0" w:lastColumn="0" w:oddVBand="0" w:evenVBand="0" w:oddHBand="1" w:evenHBand="0" w:firstRowFirstColumn="0" w:firstRowLastColumn="0" w:lastRowFirstColumn="0" w:lastRowLastColumn="0"/>
          <w:trHeight w:val="2239"/>
        </w:trPr>
        <w:tc>
          <w:tcPr>
            <w:cnfStyle w:val="001000000000" w:firstRow="0" w:lastRow="0" w:firstColumn="1" w:lastColumn="0" w:oddVBand="0" w:evenVBand="0" w:oddHBand="0" w:evenHBand="0" w:firstRowFirstColumn="0" w:firstRowLastColumn="0" w:lastRowFirstColumn="0" w:lastRowLastColumn="0"/>
            <w:tcW w:w="2711" w:type="dxa"/>
          </w:tcPr>
          <w:p w14:paraId="5F70FFD3" w14:textId="77777777" w:rsidR="001652A4" w:rsidRDefault="001652A4" w:rsidP="004D7369">
            <w:pPr>
              <w:spacing w:line="259" w:lineRule="auto"/>
              <w:jc w:val="left"/>
            </w:pPr>
            <w:r>
              <w:t xml:space="preserve">Activity edge   </w:t>
            </w:r>
          </w:p>
        </w:tc>
        <w:tc>
          <w:tcPr>
            <w:tcW w:w="3368" w:type="dxa"/>
          </w:tcPr>
          <w:p w14:paraId="0D13357F" w14:textId="77777777" w:rsidR="001652A4" w:rsidRDefault="001652A4" w:rsidP="004D7369">
            <w:pPr>
              <w:spacing w:line="259" w:lineRule="auto"/>
              <w:ind w:right="125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C3CC328" wp14:editId="621796B8">
                  <wp:extent cx="1203325" cy="74295"/>
                  <wp:effectExtent l="0" t="0" r="0" b="0"/>
                  <wp:docPr id="11862" name="Picture 11862"/>
                  <wp:cNvGraphicFramePr/>
                  <a:graphic xmlns:a="http://schemas.openxmlformats.org/drawingml/2006/main">
                    <a:graphicData uri="http://schemas.openxmlformats.org/drawingml/2006/picture">
                      <pic:pic xmlns:pic="http://schemas.openxmlformats.org/drawingml/2006/picture">
                        <pic:nvPicPr>
                          <pic:cNvPr id="11862" name="Picture 11862"/>
                          <pic:cNvPicPr/>
                        </pic:nvPicPr>
                        <pic:blipFill>
                          <a:blip r:embed="rId63"/>
                          <a:stretch>
                            <a:fillRect/>
                          </a:stretch>
                        </pic:blipFill>
                        <pic:spPr>
                          <a:xfrm>
                            <a:off x="0" y="0"/>
                            <a:ext cx="1203884" cy="74295"/>
                          </a:xfrm>
                          <a:prstGeom prst="rect">
                            <a:avLst/>
                          </a:prstGeom>
                        </pic:spPr>
                      </pic:pic>
                    </a:graphicData>
                  </a:graphic>
                </wp:inline>
              </w:drawing>
            </w:r>
            <w:r>
              <w:t xml:space="preserve"> </w:t>
            </w:r>
          </w:p>
        </w:tc>
        <w:tc>
          <w:tcPr>
            <w:tcW w:w="2631" w:type="dxa"/>
          </w:tcPr>
          <w:p w14:paraId="34F7F592" w14:textId="77777777" w:rsidR="001652A4" w:rsidRDefault="001652A4" w:rsidP="00C77030">
            <w:pPr>
              <w:spacing w:line="259" w:lineRule="auto"/>
              <w:ind w:left="1" w:right="59"/>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directed connection between two activity nodes through which tokens may flow   </w:t>
            </w:r>
          </w:p>
        </w:tc>
      </w:tr>
      <w:tr w:rsidR="001652A4" w:rsidRPr="009227A5" w14:paraId="7E9D8D38" w14:textId="77777777" w:rsidTr="00C77030">
        <w:trPr>
          <w:trHeight w:val="1256"/>
        </w:trPr>
        <w:tc>
          <w:tcPr>
            <w:cnfStyle w:val="001000000000" w:firstRow="0" w:lastRow="0" w:firstColumn="1" w:lastColumn="0" w:oddVBand="0" w:evenVBand="0" w:oddHBand="0" w:evenHBand="0" w:firstRowFirstColumn="0" w:firstRowLastColumn="0" w:lastRowFirstColumn="0" w:lastRowLastColumn="0"/>
            <w:tcW w:w="2711" w:type="dxa"/>
          </w:tcPr>
          <w:p w14:paraId="0E51EB6D" w14:textId="77777777" w:rsidR="001652A4" w:rsidRDefault="001652A4" w:rsidP="004D7369">
            <w:pPr>
              <w:spacing w:line="259" w:lineRule="auto"/>
              <w:jc w:val="left"/>
            </w:pPr>
            <w:r>
              <w:t xml:space="preserve">Initial node   </w:t>
            </w:r>
          </w:p>
        </w:tc>
        <w:tc>
          <w:tcPr>
            <w:tcW w:w="3368" w:type="dxa"/>
          </w:tcPr>
          <w:p w14:paraId="77C15F9A" w14:textId="77777777" w:rsidR="001652A4" w:rsidRDefault="001652A4" w:rsidP="004D7369">
            <w:pPr>
              <w:spacing w:line="259"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DFDEBBB" wp14:editId="51494B6F">
                  <wp:extent cx="671195" cy="531495"/>
                  <wp:effectExtent l="0" t="0" r="0" b="0"/>
                  <wp:docPr id="11864" name="Picture 11864"/>
                  <wp:cNvGraphicFramePr/>
                  <a:graphic xmlns:a="http://schemas.openxmlformats.org/drawingml/2006/main">
                    <a:graphicData uri="http://schemas.openxmlformats.org/drawingml/2006/picture">
                      <pic:pic xmlns:pic="http://schemas.openxmlformats.org/drawingml/2006/picture">
                        <pic:nvPicPr>
                          <pic:cNvPr id="11864" name="Picture 11864"/>
                          <pic:cNvPicPr/>
                        </pic:nvPicPr>
                        <pic:blipFill>
                          <a:blip r:embed="rId64"/>
                          <a:stretch>
                            <a:fillRect/>
                          </a:stretch>
                        </pic:blipFill>
                        <pic:spPr>
                          <a:xfrm>
                            <a:off x="0" y="0"/>
                            <a:ext cx="671601" cy="531495"/>
                          </a:xfrm>
                          <a:prstGeom prst="rect">
                            <a:avLst/>
                          </a:prstGeom>
                        </pic:spPr>
                      </pic:pic>
                    </a:graphicData>
                  </a:graphic>
                </wp:inline>
              </w:drawing>
            </w:r>
            <w:r>
              <w:t xml:space="preserve"> </w:t>
            </w:r>
          </w:p>
        </w:tc>
        <w:tc>
          <w:tcPr>
            <w:tcW w:w="2631" w:type="dxa"/>
          </w:tcPr>
          <w:p w14:paraId="507DA130" w14:textId="77777777" w:rsidR="001652A4" w:rsidRDefault="001652A4" w:rsidP="00C77030">
            <w:pPr>
              <w:spacing w:line="259" w:lineRule="auto"/>
              <w:ind w:left="1" w:right="61"/>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Shows the beginning of an activity or set of actions.   </w:t>
            </w:r>
          </w:p>
        </w:tc>
      </w:tr>
      <w:tr w:rsidR="001652A4" w:rsidRPr="009227A5" w14:paraId="6A9F87E3" w14:textId="77777777" w:rsidTr="00C77030">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711" w:type="dxa"/>
          </w:tcPr>
          <w:p w14:paraId="7D3F94ED" w14:textId="77777777" w:rsidR="001652A4" w:rsidRDefault="001652A4" w:rsidP="004D7369">
            <w:pPr>
              <w:spacing w:line="259" w:lineRule="auto"/>
              <w:jc w:val="left"/>
            </w:pPr>
            <w:r>
              <w:t xml:space="preserve">Final node  </w:t>
            </w:r>
            <w:r>
              <w:rPr>
                <w:color w:val="F2F2F2"/>
              </w:rPr>
              <w:t xml:space="preserve"> </w:t>
            </w:r>
          </w:p>
        </w:tc>
        <w:tc>
          <w:tcPr>
            <w:tcW w:w="3368" w:type="dxa"/>
          </w:tcPr>
          <w:p w14:paraId="0B414468" w14:textId="77777777" w:rsidR="001652A4" w:rsidRDefault="001652A4" w:rsidP="004D7369">
            <w:pPr>
              <w:spacing w:line="259"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3DFCDC0" wp14:editId="3BE4EBDB">
                  <wp:extent cx="770890" cy="491490"/>
                  <wp:effectExtent l="0" t="0" r="0" b="0"/>
                  <wp:docPr id="11866" name="Picture 11866"/>
                  <wp:cNvGraphicFramePr/>
                  <a:graphic xmlns:a="http://schemas.openxmlformats.org/drawingml/2006/main">
                    <a:graphicData uri="http://schemas.openxmlformats.org/drawingml/2006/picture">
                      <pic:pic xmlns:pic="http://schemas.openxmlformats.org/drawingml/2006/picture">
                        <pic:nvPicPr>
                          <pic:cNvPr id="11866" name="Picture 11866"/>
                          <pic:cNvPicPr/>
                        </pic:nvPicPr>
                        <pic:blipFill>
                          <a:blip r:embed="rId65"/>
                          <a:stretch>
                            <a:fillRect/>
                          </a:stretch>
                        </pic:blipFill>
                        <pic:spPr>
                          <a:xfrm>
                            <a:off x="0" y="0"/>
                            <a:ext cx="770890" cy="492087"/>
                          </a:xfrm>
                          <a:prstGeom prst="rect">
                            <a:avLst/>
                          </a:prstGeom>
                        </pic:spPr>
                      </pic:pic>
                    </a:graphicData>
                  </a:graphic>
                </wp:inline>
              </w:drawing>
            </w:r>
            <w:r>
              <w:t xml:space="preserve"> </w:t>
            </w:r>
          </w:p>
        </w:tc>
        <w:tc>
          <w:tcPr>
            <w:tcW w:w="2631" w:type="dxa"/>
          </w:tcPr>
          <w:p w14:paraId="61EA0A71" w14:textId="77777777" w:rsidR="001652A4" w:rsidRDefault="001652A4" w:rsidP="00C77030">
            <w:pPr>
              <w:spacing w:line="259" w:lineRule="auto"/>
              <w:ind w:left="1" w:right="61"/>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Stops all controls and object flows in an activity.   </w:t>
            </w:r>
          </w:p>
        </w:tc>
      </w:tr>
      <w:tr w:rsidR="001652A4" w:rsidRPr="009227A5" w14:paraId="0421E2A5" w14:textId="77777777" w:rsidTr="00C77030">
        <w:trPr>
          <w:trHeight w:val="1692"/>
        </w:trPr>
        <w:tc>
          <w:tcPr>
            <w:cnfStyle w:val="001000000000" w:firstRow="0" w:lastRow="0" w:firstColumn="1" w:lastColumn="0" w:oddVBand="0" w:evenVBand="0" w:oddHBand="0" w:evenHBand="0" w:firstRowFirstColumn="0" w:firstRowLastColumn="0" w:lastRowFirstColumn="0" w:lastRowLastColumn="0"/>
            <w:tcW w:w="2711" w:type="dxa"/>
          </w:tcPr>
          <w:p w14:paraId="052CEC74" w14:textId="77777777" w:rsidR="001652A4" w:rsidRDefault="001652A4" w:rsidP="004D7369">
            <w:pPr>
              <w:spacing w:line="259" w:lineRule="auto"/>
              <w:jc w:val="left"/>
            </w:pPr>
            <w:r>
              <w:t xml:space="preserve">Object node   </w:t>
            </w:r>
          </w:p>
        </w:tc>
        <w:tc>
          <w:tcPr>
            <w:tcW w:w="3368" w:type="dxa"/>
          </w:tcPr>
          <w:p w14:paraId="2777E194" w14:textId="77777777" w:rsidR="001652A4" w:rsidRDefault="001652A4" w:rsidP="004D7369">
            <w:pPr>
              <w:spacing w:line="259" w:lineRule="auto"/>
              <w:ind w:right="1053"/>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83917BC" wp14:editId="215065B5">
                  <wp:extent cx="1333500" cy="581660"/>
                  <wp:effectExtent l="0" t="0" r="0" b="0"/>
                  <wp:docPr id="11868" name="Picture 11868"/>
                  <wp:cNvGraphicFramePr/>
                  <a:graphic xmlns:a="http://schemas.openxmlformats.org/drawingml/2006/main">
                    <a:graphicData uri="http://schemas.openxmlformats.org/drawingml/2006/picture">
                      <pic:pic xmlns:pic="http://schemas.openxmlformats.org/drawingml/2006/picture">
                        <pic:nvPicPr>
                          <pic:cNvPr id="11868" name="Picture 11868"/>
                          <pic:cNvPicPr/>
                        </pic:nvPicPr>
                        <pic:blipFill>
                          <a:blip r:embed="rId66"/>
                          <a:stretch>
                            <a:fillRect/>
                          </a:stretch>
                        </pic:blipFill>
                        <pic:spPr>
                          <a:xfrm>
                            <a:off x="0" y="0"/>
                            <a:ext cx="1333881" cy="581660"/>
                          </a:xfrm>
                          <a:prstGeom prst="rect">
                            <a:avLst/>
                          </a:prstGeom>
                        </pic:spPr>
                      </pic:pic>
                    </a:graphicData>
                  </a:graphic>
                </wp:inline>
              </w:drawing>
            </w:r>
            <w:r>
              <w:t xml:space="preserve"> </w:t>
            </w:r>
          </w:p>
        </w:tc>
        <w:tc>
          <w:tcPr>
            <w:tcW w:w="2631" w:type="dxa"/>
          </w:tcPr>
          <w:p w14:paraId="3D15B086" w14:textId="77777777" w:rsidR="001652A4" w:rsidRDefault="001652A4" w:rsidP="00C77030">
            <w:pPr>
              <w:spacing w:line="259" w:lineRule="auto"/>
              <w:ind w:left="1" w:right="63"/>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Represents an object connected to a series of object flows.   </w:t>
            </w:r>
          </w:p>
        </w:tc>
      </w:tr>
      <w:tr w:rsidR="001652A4" w:rsidRPr="009227A5" w14:paraId="1830C194" w14:textId="77777777" w:rsidTr="00C77030">
        <w:trPr>
          <w:cnfStyle w:val="000000100000" w:firstRow="0" w:lastRow="0" w:firstColumn="0" w:lastColumn="0" w:oddVBand="0" w:evenVBand="0" w:oddHBand="1" w:evenHBand="0" w:firstRowFirstColumn="0" w:firstRowLastColumn="0" w:lastRowFirstColumn="0" w:lastRowLastColumn="0"/>
          <w:trHeight w:val="2240"/>
        </w:trPr>
        <w:tc>
          <w:tcPr>
            <w:cnfStyle w:val="001000000000" w:firstRow="0" w:lastRow="0" w:firstColumn="1" w:lastColumn="0" w:oddVBand="0" w:evenVBand="0" w:oddHBand="0" w:evenHBand="0" w:firstRowFirstColumn="0" w:firstRowLastColumn="0" w:lastRowFirstColumn="0" w:lastRowLastColumn="0"/>
            <w:tcW w:w="2711" w:type="dxa"/>
          </w:tcPr>
          <w:p w14:paraId="23007EE1" w14:textId="77777777" w:rsidR="001652A4" w:rsidRDefault="001652A4" w:rsidP="004D7369">
            <w:pPr>
              <w:spacing w:line="259" w:lineRule="auto"/>
              <w:jc w:val="left"/>
            </w:pPr>
            <w:proofErr w:type="spellStart"/>
            <w:r>
              <w:t>Décision</w:t>
            </w:r>
            <w:proofErr w:type="spellEnd"/>
            <w:r>
              <w:t xml:space="preserve"> node   </w:t>
            </w:r>
          </w:p>
        </w:tc>
        <w:tc>
          <w:tcPr>
            <w:tcW w:w="3368" w:type="dxa"/>
          </w:tcPr>
          <w:p w14:paraId="65103449" w14:textId="77777777" w:rsidR="001652A4" w:rsidRDefault="001652A4" w:rsidP="004D7369">
            <w:pPr>
              <w:spacing w:line="259"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45AA580" wp14:editId="448BE3AF">
                  <wp:extent cx="1612900" cy="687070"/>
                  <wp:effectExtent l="0" t="0" r="0" b="0"/>
                  <wp:docPr id="11870" name="Picture 11870"/>
                  <wp:cNvGraphicFramePr/>
                  <a:graphic xmlns:a="http://schemas.openxmlformats.org/drawingml/2006/main">
                    <a:graphicData uri="http://schemas.openxmlformats.org/drawingml/2006/picture">
                      <pic:pic xmlns:pic="http://schemas.openxmlformats.org/drawingml/2006/picture">
                        <pic:nvPicPr>
                          <pic:cNvPr id="11870" name="Picture 11870"/>
                          <pic:cNvPicPr/>
                        </pic:nvPicPr>
                        <pic:blipFill>
                          <a:blip r:embed="rId67"/>
                          <a:stretch>
                            <a:fillRect/>
                          </a:stretch>
                        </pic:blipFill>
                        <pic:spPr>
                          <a:xfrm>
                            <a:off x="0" y="0"/>
                            <a:ext cx="1613281" cy="687070"/>
                          </a:xfrm>
                          <a:prstGeom prst="rect">
                            <a:avLst/>
                          </a:prstGeom>
                        </pic:spPr>
                      </pic:pic>
                    </a:graphicData>
                  </a:graphic>
                </wp:inline>
              </w:drawing>
            </w:r>
            <w:r>
              <w:t xml:space="preserve"> </w:t>
            </w:r>
          </w:p>
        </w:tc>
        <w:tc>
          <w:tcPr>
            <w:tcW w:w="2631" w:type="dxa"/>
          </w:tcPr>
          <w:p w14:paraId="39B2B75A" w14:textId="77777777" w:rsidR="001652A4" w:rsidRDefault="001652A4" w:rsidP="00C77030">
            <w:pPr>
              <w:spacing w:line="259" w:lineRule="auto"/>
              <w:ind w:left="1" w:right="61"/>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Represents a test condition that slits an incoming activity edge into opposite outgoing activity edges.   </w:t>
            </w:r>
          </w:p>
        </w:tc>
      </w:tr>
      <w:tr w:rsidR="001652A4" w:rsidRPr="009227A5" w14:paraId="4E4A4CF3" w14:textId="77777777" w:rsidTr="00C77030">
        <w:trPr>
          <w:trHeight w:val="1691"/>
        </w:trPr>
        <w:tc>
          <w:tcPr>
            <w:cnfStyle w:val="001000000000" w:firstRow="0" w:lastRow="0" w:firstColumn="1" w:lastColumn="0" w:oddVBand="0" w:evenVBand="0" w:oddHBand="0" w:evenHBand="0" w:firstRowFirstColumn="0" w:firstRowLastColumn="0" w:lastRowFirstColumn="0" w:lastRowLastColumn="0"/>
            <w:tcW w:w="2711" w:type="dxa"/>
          </w:tcPr>
          <w:p w14:paraId="217F01FD" w14:textId="77777777" w:rsidR="001652A4" w:rsidRDefault="001652A4" w:rsidP="004D7369">
            <w:pPr>
              <w:spacing w:line="259" w:lineRule="auto"/>
              <w:jc w:val="left"/>
            </w:pPr>
            <w:r>
              <w:lastRenderedPageBreak/>
              <w:t xml:space="preserve">Merge node   </w:t>
            </w:r>
          </w:p>
        </w:tc>
        <w:tc>
          <w:tcPr>
            <w:tcW w:w="3368" w:type="dxa"/>
          </w:tcPr>
          <w:p w14:paraId="207C1BBB" w14:textId="77777777" w:rsidR="001652A4" w:rsidRDefault="001652A4" w:rsidP="004D7369">
            <w:pPr>
              <w:spacing w:line="259" w:lineRule="auto"/>
              <w:ind w:right="75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5AA95A7" wp14:editId="3C3C02C8">
                  <wp:extent cx="1523365" cy="732790"/>
                  <wp:effectExtent l="0" t="0" r="0" b="0"/>
                  <wp:docPr id="12025" name="Picture 12025"/>
                  <wp:cNvGraphicFramePr/>
                  <a:graphic xmlns:a="http://schemas.openxmlformats.org/drawingml/2006/main">
                    <a:graphicData uri="http://schemas.openxmlformats.org/drawingml/2006/picture">
                      <pic:pic xmlns:pic="http://schemas.openxmlformats.org/drawingml/2006/picture">
                        <pic:nvPicPr>
                          <pic:cNvPr id="12025" name="Picture 12025"/>
                          <pic:cNvPicPr/>
                        </pic:nvPicPr>
                        <pic:blipFill>
                          <a:blip r:embed="rId68"/>
                          <a:stretch>
                            <a:fillRect/>
                          </a:stretch>
                        </pic:blipFill>
                        <pic:spPr>
                          <a:xfrm>
                            <a:off x="0" y="0"/>
                            <a:ext cx="1523492" cy="732790"/>
                          </a:xfrm>
                          <a:prstGeom prst="rect">
                            <a:avLst/>
                          </a:prstGeom>
                        </pic:spPr>
                      </pic:pic>
                    </a:graphicData>
                  </a:graphic>
                </wp:inline>
              </w:drawing>
            </w:r>
            <w:r>
              <w:t xml:space="preserve"> </w:t>
            </w:r>
          </w:p>
        </w:tc>
        <w:tc>
          <w:tcPr>
            <w:tcW w:w="2631" w:type="dxa"/>
          </w:tcPr>
          <w:p w14:paraId="5440A016" w14:textId="77777777" w:rsidR="001652A4" w:rsidRDefault="001652A4" w:rsidP="00C77030">
            <w:pPr>
              <w:spacing w:line="259" w:lineRule="auto"/>
              <w:ind w:left="1" w:right="64"/>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Reunite different decision   paths created using a decision node.   </w:t>
            </w:r>
          </w:p>
        </w:tc>
      </w:tr>
      <w:tr w:rsidR="001652A4" w:rsidRPr="009227A5" w14:paraId="7FDFF0A5" w14:textId="77777777" w:rsidTr="00C77030">
        <w:trPr>
          <w:cnfStyle w:val="000000100000" w:firstRow="0" w:lastRow="0" w:firstColumn="0" w:lastColumn="0" w:oddVBand="0" w:evenVBand="0" w:oddHBand="1" w:evenHBand="0" w:firstRowFirstColumn="0" w:firstRowLastColumn="0" w:lastRowFirstColumn="0" w:lastRowLastColumn="0"/>
          <w:trHeight w:val="2240"/>
        </w:trPr>
        <w:tc>
          <w:tcPr>
            <w:cnfStyle w:val="001000000000" w:firstRow="0" w:lastRow="0" w:firstColumn="1" w:lastColumn="0" w:oddVBand="0" w:evenVBand="0" w:oddHBand="0" w:evenHBand="0" w:firstRowFirstColumn="0" w:firstRowLastColumn="0" w:lastRowFirstColumn="0" w:lastRowLastColumn="0"/>
            <w:tcW w:w="2711" w:type="dxa"/>
          </w:tcPr>
          <w:p w14:paraId="1376E1C5" w14:textId="77777777" w:rsidR="001652A4" w:rsidRDefault="001652A4" w:rsidP="004D7369">
            <w:pPr>
              <w:spacing w:line="259" w:lineRule="auto"/>
              <w:jc w:val="left"/>
            </w:pPr>
            <w:r>
              <w:t xml:space="preserve">Fork node   </w:t>
            </w:r>
          </w:p>
        </w:tc>
        <w:tc>
          <w:tcPr>
            <w:tcW w:w="3368" w:type="dxa"/>
          </w:tcPr>
          <w:p w14:paraId="52BFEDB9" w14:textId="77777777" w:rsidR="001652A4" w:rsidRDefault="001652A4" w:rsidP="004D7369">
            <w:pPr>
              <w:spacing w:line="259" w:lineRule="auto"/>
              <w:ind w:right="451"/>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54387B3" wp14:editId="6AB9BE15">
                  <wp:extent cx="1716405" cy="549910"/>
                  <wp:effectExtent l="0" t="0" r="0" b="0"/>
                  <wp:docPr id="12027" name="Picture 12027"/>
                  <wp:cNvGraphicFramePr/>
                  <a:graphic xmlns:a="http://schemas.openxmlformats.org/drawingml/2006/main">
                    <a:graphicData uri="http://schemas.openxmlformats.org/drawingml/2006/picture">
                      <pic:pic xmlns:pic="http://schemas.openxmlformats.org/drawingml/2006/picture">
                        <pic:nvPicPr>
                          <pic:cNvPr id="12027" name="Picture 12027"/>
                          <pic:cNvPicPr/>
                        </pic:nvPicPr>
                        <pic:blipFill>
                          <a:blip r:embed="rId69"/>
                          <a:stretch>
                            <a:fillRect/>
                          </a:stretch>
                        </pic:blipFill>
                        <pic:spPr>
                          <a:xfrm>
                            <a:off x="0" y="0"/>
                            <a:ext cx="1716786" cy="549910"/>
                          </a:xfrm>
                          <a:prstGeom prst="rect">
                            <a:avLst/>
                          </a:prstGeom>
                        </pic:spPr>
                      </pic:pic>
                    </a:graphicData>
                  </a:graphic>
                </wp:inline>
              </w:drawing>
            </w:r>
            <w:r>
              <w:t xml:space="preserve"> </w:t>
            </w:r>
          </w:p>
        </w:tc>
        <w:tc>
          <w:tcPr>
            <w:tcW w:w="2631" w:type="dxa"/>
          </w:tcPr>
          <w:p w14:paraId="280FC406" w14:textId="77777777" w:rsidR="001652A4" w:rsidRDefault="001652A4" w:rsidP="00C77030">
            <w:pPr>
              <w:spacing w:line="259" w:lineRule="auto"/>
              <w:ind w:left="1" w:right="6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Slit’s </w:t>
            </w:r>
            <w:proofErr w:type="spellStart"/>
            <w:r>
              <w:rPr>
                <w:lang w:val="en-GB"/>
              </w:rPr>
              <w:t>behavior</w:t>
            </w:r>
            <w:proofErr w:type="spellEnd"/>
            <w:r>
              <w:rPr>
                <w:lang w:val="en-GB"/>
              </w:rPr>
              <w:t xml:space="preserve"> into parallel or concurrent flows of activities (or actions).   </w:t>
            </w:r>
          </w:p>
        </w:tc>
      </w:tr>
      <w:tr w:rsidR="001652A4" w:rsidRPr="009227A5" w14:paraId="60791810" w14:textId="77777777" w:rsidTr="00C77030">
        <w:trPr>
          <w:trHeight w:val="1982"/>
        </w:trPr>
        <w:tc>
          <w:tcPr>
            <w:cnfStyle w:val="001000000000" w:firstRow="0" w:lastRow="0" w:firstColumn="1" w:lastColumn="0" w:oddVBand="0" w:evenVBand="0" w:oddHBand="0" w:evenHBand="0" w:firstRowFirstColumn="0" w:firstRowLastColumn="0" w:lastRowFirstColumn="0" w:lastRowLastColumn="0"/>
            <w:tcW w:w="2711" w:type="dxa"/>
          </w:tcPr>
          <w:p w14:paraId="4D1FDB4F" w14:textId="77777777" w:rsidR="001652A4" w:rsidRDefault="001652A4" w:rsidP="004D7369">
            <w:pPr>
              <w:spacing w:line="259" w:lineRule="auto"/>
              <w:jc w:val="left"/>
            </w:pPr>
            <w:r>
              <w:t xml:space="preserve">Join node   </w:t>
            </w:r>
          </w:p>
        </w:tc>
        <w:tc>
          <w:tcPr>
            <w:tcW w:w="3368" w:type="dxa"/>
          </w:tcPr>
          <w:p w14:paraId="5A2D38CB" w14:textId="77777777" w:rsidR="001652A4" w:rsidRDefault="001652A4" w:rsidP="004D7369">
            <w:pPr>
              <w:spacing w:line="259" w:lineRule="auto"/>
              <w:ind w:right="5"/>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BE2695" wp14:editId="03DB251C">
                  <wp:extent cx="1550670" cy="927735"/>
                  <wp:effectExtent l="0" t="0" r="0" b="0"/>
                  <wp:docPr id="12029" name="Picture 12029"/>
                  <wp:cNvGraphicFramePr/>
                  <a:graphic xmlns:a="http://schemas.openxmlformats.org/drawingml/2006/main">
                    <a:graphicData uri="http://schemas.openxmlformats.org/drawingml/2006/picture">
                      <pic:pic xmlns:pic="http://schemas.openxmlformats.org/drawingml/2006/picture">
                        <pic:nvPicPr>
                          <pic:cNvPr id="12029" name="Picture 12029"/>
                          <pic:cNvPicPr/>
                        </pic:nvPicPr>
                        <pic:blipFill>
                          <a:blip r:embed="rId70"/>
                          <a:stretch>
                            <a:fillRect/>
                          </a:stretch>
                        </pic:blipFill>
                        <pic:spPr>
                          <a:xfrm>
                            <a:off x="0" y="0"/>
                            <a:ext cx="1550797" cy="927735"/>
                          </a:xfrm>
                          <a:prstGeom prst="rect">
                            <a:avLst/>
                          </a:prstGeom>
                        </pic:spPr>
                      </pic:pic>
                    </a:graphicData>
                  </a:graphic>
                </wp:inline>
              </w:drawing>
            </w:r>
            <w:r>
              <w:t xml:space="preserve"> </w:t>
            </w:r>
          </w:p>
        </w:tc>
        <w:tc>
          <w:tcPr>
            <w:tcW w:w="2631" w:type="dxa"/>
          </w:tcPr>
          <w:p w14:paraId="13E8AE72" w14:textId="77777777" w:rsidR="001652A4" w:rsidRDefault="001652A4" w:rsidP="00C77030">
            <w:pPr>
              <w:spacing w:line="259" w:lineRule="auto"/>
              <w:ind w:left="1" w:right="63"/>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Unites a set of parallel or concurrent flows of activities or actions.   </w:t>
            </w:r>
          </w:p>
        </w:tc>
      </w:tr>
      <w:tr w:rsidR="001652A4" w14:paraId="31BF2EA6" w14:textId="77777777" w:rsidTr="00C77030">
        <w:trPr>
          <w:cnfStyle w:val="000000100000" w:firstRow="0" w:lastRow="0" w:firstColumn="0" w:lastColumn="0" w:oddVBand="0" w:evenVBand="0" w:oddHBand="1" w:evenHBand="0" w:firstRowFirstColumn="0" w:firstRowLastColumn="0" w:lastRowFirstColumn="0" w:lastRowLastColumn="0"/>
          <w:trHeight w:val="3370"/>
        </w:trPr>
        <w:tc>
          <w:tcPr>
            <w:cnfStyle w:val="001000000000" w:firstRow="0" w:lastRow="0" w:firstColumn="1" w:lastColumn="0" w:oddVBand="0" w:evenVBand="0" w:oddHBand="0" w:evenHBand="0" w:firstRowFirstColumn="0" w:firstRowLastColumn="0" w:lastRowFirstColumn="0" w:lastRowLastColumn="0"/>
            <w:tcW w:w="2711" w:type="dxa"/>
          </w:tcPr>
          <w:p w14:paraId="209D170C" w14:textId="77777777" w:rsidR="001652A4" w:rsidRDefault="001652A4" w:rsidP="004D7369">
            <w:pPr>
              <w:spacing w:line="259" w:lineRule="auto"/>
              <w:jc w:val="left"/>
            </w:pPr>
            <w:r>
              <w:t xml:space="preserve">Swimlane and partition   </w:t>
            </w:r>
          </w:p>
        </w:tc>
        <w:tc>
          <w:tcPr>
            <w:tcW w:w="3368" w:type="dxa"/>
          </w:tcPr>
          <w:p w14:paraId="4589FD27" w14:textId="77777777" w:rsidR="001652A4" w:rsidRDefault="001652A4" w:rsidP="004D7369">
            <w:pPr>
              <w:spacing w:line="259" w:lineRule="auto"/>
              <w:ind w:right="367"/>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92B43C5" wp14:editId="5BD39091">
                  <wp:extent cx="1770380" cy="1433195"/>
                  <wp:effectExtent l="0" t="0" r="0" b="0"/>
                  <wp:docPr id="12031" name="Picture 12031"/>
                  <wp:cNvGraphicFramePr/>
                  <a:graphic xmlns:a="http://schemas.openxmlformats.org/drawingml/2006/main">
                    <a:graphicData uri="http://schemas.openxmlformats.org/drawingml/2006/picture">
                      <pic:pic xmlns:pic="http://schemas.openxmlformats.org/drawingml/2006/picture">
                        <pic:nvPicPr>
                          <pic:cNvPr id="12031" name="Picture 12031"/>
                          <pic:cNvPicPr/>
                        </pic:nvPicPr>
                        <pic:blipFill>
                          <a:blip r:embed="rId71"/>
                          <a:stretch>
                            <a:fillRect/>
                          </a:stretch>
                        </pic:blipFill>
                        <pic:spPr>
                          <a:xfrm>
                            <a:off x="0" y="0"/>
                            <a:ext cx="1770380" cy="1433703"/>
                          </a:xfrm>
                          <a:prstGeom prst="rect">
                            <a:avLst/>
                          </a:prstGeom>
                        </pic:spPr>
                      </pic:pic>
                    </a:graphicData>
                  </a:graphic>
                </wp:inline>
              </w:drawing>
            </w:r>
            <w:r>
              <w:t xml:space="preserve"> </w:t>
            </w:r>
          </w:p>
        </w:tc>
        <w:tc>
          <w:tcPr>
            <w:tcW w:w="2631" w:type="dxa"/>
          </w:tcPr>
          <w:p w14:paraId="59C19A2E" w14:textId="77777777" w:rsidR="001652A4" w:rsidRDefault="001652A4" w:rsidP="00C77030">
            <w:pPr>
              <w:spacing w:line="357" w:lineRule="auto"/>
              <w:ind w:left="1" w:right="59"/>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way of grouping activities performed by the same actor in an activity diagram or to group actions in the </w:t>
            </w:r>
          </w:p>
          <w:p w14:paraId="7344CED1" w14:textId="25D18DBC" w:rsidR="001652A4" w:rsidRDefault="001652A4" w:rsidP="001652A4">
            <w:pPr>
              <w:spacing w:line="259" w:lineRule="auto"/>
              <w:ind w:left="1"/>
              <w:jc w:val="left"/>
              <w:cnfStyle w:val="000000100000" w:firstRow="0" w:lastRow="0" w:firstColumn="0" w:lastColumn="0" w:oddVBand="0" w:evenVBand="0" w:oddHBand="1" w:evenHBand="0" w:firstRowFirstColumn="0" w:firstRowLastColumn="0" w:lastRowFirstColumn="0" w:lastRowLastColumn="0"/>
            </w:pPr>
            <w:r>
              <w:t xml:space="preserve">same thread  </w:t>
            </w:r>
          </w:p>
        </w:tc>
      </w:tr>
    </w:tbl>
    <w:p w14:paraId="18C14BF5" w14:textId="77777777" w:rsidR="001652A4" w:rsidRDefault="001652A4" w:rsidP="001652A4"/>
    <w:p w14:paraId="02CD2DC6" w14:textId="0870C03C" w:rsidR="001652A4" w:rsidRDefault="004E6808" w:rsidP="0080103F">
      <w:pPr>
        <w:pStyle w:val="Heading3"/>
        <w:numPr>
          <w:ilvl w:val="3"/>
          <w:numId w:val="25"/>
        </w:numPr>
      </w:pPr>
      <w:r>
        <w:t xml:space="preserve"> Diagrams</w:t>
      </w:r>
    </w:p>
    <w:p w14:paraId="57F5D8FE" w14:textId="6EDC7DDB" w:rsidR="004E6808" w:rsidRPr="00C77030" w:rsidRDefault="004E6808" w:rsidP="0080103F">
      <w:pPr>
        <w:pStyle w:val="ListParagraph"/>
        <w:numPr>
          <w:ilvl w:val="0"/>
          <w:numId w:val="36"/>
        </w:numPr>
      </w:pPr>
      <w:r>
        <w:rPr>
          <w:b/>
          <w:bCs/>
        </w:rPr>
        <w:t>Login activity</w:t>
      </w:r>
    </w:p>
    <w:p w14:paraId="762CC389" w14:textId="77777777" w:rsidR="008D6D19" w:rsidRDefault="008D6D19" w:rsidP="00C77030">
      <w:pPr>
        <w:keepNext/>
      </w:pPr>
      <w:r>
        <w:rPr>
          <w:noProof/>
        </w:rPr>
        <w:lastRenderedPageBreak/>
        <w:drawing>
          <wp:inline distT="0" distB="0" distL="0" distR="0" wp14:anchorId="7BE80264" wp14:editId="07704AF7">
            <wp:extent cx="5943600" cy="3412066"/>
            <wp:effectExtent l="0" t="0" r="0" b="0"/>
            <wp:docPr id="1702519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932" name="Picture 38"/>
                    <pic:cNvPicPr/>
                  </pic:nvPicPr>
                  <pic:blipFill>
                    <a:blip r:embed="rId72">
                      <a:extLst>
                        <a:ext uri="{28A0092B-C50C-407E-A947-70E740481C1C}">
                          <a14:useLocalDpi xmlns:a14="http://schemas.microsoft.com/office/drawing/2010/main" val="0"/>
                        </a:ext>
                      </a:extLst>
                    </a:blip>
                    <a:stretch>
                      <a:fillRect/>
                    </a:stretch>
                  </pic:blipFill>
                  <pic:spPr>
                    <a:xfrm>
                      <a:off x="0" y="0"/>
                      <a:ext cx="5943600" cy="3412066"/>
                    </a:xfrm>
                    <a:prstGeom prst="rect">
                      <a:avLst/>
                    </a:prstGeom>
                  </pic:spPr>
                </pic:pic>
              </a:graphicData>
            </a:graphic>
          </wp:inline>
        </w:drawing>
      </w:r>
    </w:p>
    <w:p w14:paraId="2DD60DDE" w14:textId="0744068D" w:rsidR="004E6808" w:rsidRDefault="008D6D19" w:rsidP="008D6D19">
      <w:pPr>
        <w:pStyle w:val="Caption"/>
      </w:pPr>
      <w:r>
        <w:t xml:space="preserve">Figure </w:t>
      </w:r>
      <w:fldSimple w:instr=" SEQ Figure \* ARABIC ">
        <w:ins w:id="61" w:author="Elvado Temgoua" w:date="2026-08-21T20:58:00Z" w16du:dateUtc="2026-08-21T19:58:00Z">
          <w:r w:rsidR="008C4724">
            <w:rPr>
              <w:noProof/>
            </w:rPr>
            <w:t>22</w:t>
          </w:r>
        </w:ins>
        <w:del w:id="62" w:author="Elvado Temgoua" w:date="2026-08-21T20:58:00Z" w16du:dateUtc="2026-08-21T19:58:00Z">
          <w:r w:rsidR="00916420" w:rsidDel="008C4724">
            <w:rPr>
              <w:noProof/>
            </w:rPr>
            <w:delText>21</w:delText>
          </w:r>
        </w:del>
      </w:fldSimple>
      <w:r>
        <w:t xml:space="preserve"> Login activity</w:t>
      </w:r>
    </w:p>
    <w:p w14:paraId="005C6A61" w14:textId="42B922C3" w:rsidR="008D6D19" w:rsidRPr="00C77030" w:rsidRDefault="008D6D19" w:rsidP="0080103F">
      <w:pPr>
        <w:pStyle w:val="ListParagraph"/>
        <w:numPr>
          <w:ilvl w:val="0"/>
          <w:numId w:val="36"/>
        </w:numPr>
      </w:pPr>
      <w:r>
        <w:rPr>
          <w:b/>
          <w:bCs/>
        </w:rPr>
        <w:t>Scan QR Code activity</w:t>
      </w:r>
    </w:p>
    <w:p w14:paraId="7B3092FC" w14:textId="77777777" w:rsidR="00AF7492" w:rsidRDefault="008D6D19" w:rsidP="00C77030">
      <w:pPr>
        <w:keepNext/>
      </w:pPr>
      <w:r>
        <w:rPr>
          <w:noProof/>
        </w:rPr>
        <w:drawing>
          <wp:inline distT="0" distB="0" distL="0" distR="0" wp14:anchorId="6C16A93D" wp14:editId="5FF07A64">
            <wp:extent cx="5924195" cy="3815080"/>
            <wp:effectExtent l="0" t="0" r="635" b="0"/>
            <wp:docPr id="16940268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6887" name="Picture 39"/>
                    <pic:cNvPicPr/>
                  </pic:nvPicPr>
                  <pic:blipFill>
                    <a:blip r:embed="rId73">
                      <a:extLst>
                        <a:ext uri="{28A0092B-C50C-407E-A947-70E740481C1C}">
                          <a14:useLocalDpi xmlns:a14="http://schemas.microsoft.com/office/drawing/2010/main" val="0"/>
                        </a:ext>
                      </a:extLst>
                    </a:blip>
                    <a:stretch>
                      <a:fillRect/>
                    </a:stretch>
                  </pic:blipFill>
                  <pic:spPr>
                    <a:xfrm>
                      <a:off x="0" y="0"/>
                      <a:ext cx="5924195" cy="3815080"/>
                    </a:xfrm>
                    <a:prstGeom prst="rect">
                      <a:avLst/>
                    </a:prstGeom>
                  </pic:spPr>
                </pic:pic>
              </a:graphicData>
            </a:graphic>
          </wp:inline>
        </w:drawing>
      </w:r>
    </w:p>
    <w:p w14:paraId="3FB9D6A3" w14:textId="0D28F1DE" w:rsidR="00D37E2E" w:rsidRPr="00D340E0" w:rsidRDefault="00AF7492" w:rsidP="00A445B6">
      <w:pPr>
        <w:pStyle w:val="Caption"/>
        <w:rPr>
          <w:lang w:val="fr-FR"/>
        </w:rPr>
      </w:pPr>
      <w:r w:rsidRPr="00D340E0">
        <w:rPr>
          <w:lang w:val="fr-FR"/>
        </w:rPr>
        <w:t xml:space="preserve">Figure </w:t>
      </w:r>
      <w:r>
        <w:fldChar w:fldCharType="begin"/>
      </w:r>
      <w:r w:rsidRPr="00D340E0">
        <w:rPr>
          <w:lang w:val="fr-FR"/>
        </w:rPr>
        <w:instrText xml:space="preserve"> SEQ Figure \* ARABIC </w:instrText>
      </w:r>
      <w:r>
        <w:fldChar w:fldCharType="separate"/>
      </w:r>
      <w:ins w:id="63" w:author="Elvado Temgoua" w:date="2026-08-21T20:58:00Z" w16du:dateUtc="2026-08-21T19:58:00Z">
        <w:r w:rsidR="008C4724">
          <w:rPr>
            <w:noProof/>
            <w:lang w:val="fr-FR"/>
          </w:rPr>
          <w:t>23</w:t>
        </w:r>
      </w:ins>
      <w:del w:id="64" w:author="Elvado Temgoua" w:date="2026-08-21T20:58:00Z" w16du:dateUtc="2026-08-21T19:58:00Z">
        <w:r w:rsidR="00916420" w:rsidDel="008C4724">
          <w:rPr>
            <w:noProof/>
            <w:lang w:val="fr-FR"/>
          </w:rPr>
          <w:delText>22</w:delText>
        </w:r>
      </w:del>
      <w:r>
        <w:fldChar w:fldCharType="end"/>
      </w:r>
      <w:r w:rsidRPr="00D340E0">
        <w:rPr>
          <w:lang w:val="fr-FR"/>
        </w:rPr>
        <w:t xml:space="preserve"> Scan QR code </w:t>
      </w:r>
      <w:proofErr w:type="spellStart"/>
      <w:r w:rsidRPr="00D340E0">
        <w:rPr>
          <w:lang w:val="fr-FR"/>
        </w:rPr>
        <w:t>activity</w:t>
      </w:r>
      <w:proofErr w:type="spellEnd"/>
    </w:p>
    <w:p w14:paraId="683862AB" w14:textId="77777777" w:rsidR="00D37E2E" w:rsidRPr="00D340E0" w:rsidRDefault="00D37E2E" w:rsidP="00D37E2E">
      <w:pPr>
        <w:rPr>
          <w:lang w:val="fr-FR"/>
        </w:rPr>
      </w:pPr>
    </w:p>
    <w:p w14:paraId="48FECDA9" w14:textId="5DC23F65" w:rsidR="00D37E2E" w:rsidRPr="00D37E2E" w:rsidRDefault="00D37E2E" w:rsidP="0080103F">
      <w:pPr>
        <w:pStyle w:val="ListParagraph"/>
        <w:numPr>
          <w:ilvl w:val="0"/>
          <w:numId w:val="36"/>
        </w:numPr>
      </w:pPr>
      <w:r w:rsidRPr="00C77030">
        <w:rPr>
          <w:b/>
          <w:bCs/>
        </w:rPr>
        <w:t>Create task activity</w:t>
      </w:r>
    </w:p>
    <w:p w14:paraId="71207647" w14:textId="77777777" w:rsidR="00D37E2E" w:rsidRDefault="00D37E2E" w:rsidP="00C77030">
      <w:pPr>
        <w:keepNext/>
      </w:pPr>
      <w:r>
        <w:rPr>
          <w:noProof/>
        </w:rPr>
        <w:drawing>
          <wp:inline distT="0" distB="0" distL="0" distR="0" wp14:anchorId="677E3D8C" wp14:editId="18E86104">
            <wp:extent cx="5943600" cy="4756771"/>
            <wp:effectExtent l="0" t="0" r="0" b="6350"/>
            <wp:docPr id="9485840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4028" name="Picture 40"/>
                    <pic:cNvPicPr/>
                  </pic:nvPicPr>
                  <pic:blipFill>
                    <a:blip r:embed="rId74">
                      <a:extLst>
                        <a:ext uri="{28A0092B-C50C-407E-A947-70E740481C1C}">
                          <a14:useLocalDpi xmlns:a14="http://schemas.microsoft.com/office/drawing/2010/main" val="0"/>
                        </a:ext>
                      </a:extLst>
                    </a:blip>
                    <a:stretch>
                      <a:fillRect/>
                    </a:stretch>
                  </pic:blipFill>
                  <pic:spPr>
                    <a:xfrm>
                      <a:off x="0" y="0"/>
                      <a:ext cx="5943600" cy="4756771"/>
                    </a:xfrm>
                    <a:prstGeom prst="rect">
                      <a:avLst/>
                    </a:prstGeom>
                  </pic:spPr>
                </pic:pic>
              </a:graphicData>
            </a:graphic>
          </wp:inline>
        </w:drawing>
      </w:r>
    </w:p>
    <w:p w14:paraId="1E44AEF3" w14:textId="27EDC33B" w:rsidR="00D37E2E" w:rsidRDefault="00D37E2E" w:rsidP="00D37E2E">
      <w:pPr>
        <w:pStyle w:val="Caption"/>
      </w:pPr>
      <w:r>
        <w:t xml:space="preserve">Figure </w:t>
      </w:r>
      <w:fldSimple w:instr=" SEQ Figure \* ARABIC ">
        <w:ins w:id="65" w:author="Elvado Temgoua" w:date="2026-08-21T20:58:00Z" w16du:dateUtc="2026-08-21T19:58:00Z">
          <w:r w:rsidR="008C4724">
            <w:rPr>
              <w:noProof/>
            </w:rPr>
            <w:t>24</w:t>
          </w:r>
        </w:ins>
        <w:del w:id="66" w:author="Elvado Temgoua" w:date="2026-08-21T20:58:00Z" w16du:dateUtc="2026-08-21T19:58:00Z">
          <w:r w:rsidR="00916420" w:rsidDel="008C4724">
            <w:rPr>
              <w:noProof/>
            </w:rPr>
            <w:delText>23</w:delText>
          </w:r>
        </w:del>
      </w:fldSimple>
      <w:r>
        <w:t xml:space="preserve"> create task activity</w:t>
      </w:r>
    </w:p>
    <w:p w14:paraId="3EAB718F" w14:textId="05ED708D" w:rsidR="009D32BC" w:rsidRDefault="009D32BC">
      <w:pPr>
        <w:jc w:val="left"/>
      </w:pPr>
      <w:r>
        <w:br w:type="page"/>
      </w:r>
    </w:p>
    <w:p w14:paraId="01038F91" w14:textId="4C333886" w:rsidR="00FA0C53" w:rsidRDefault="00942F70" w:rsidP="00942F70">
      <w:pPr>
        <w:pStyle w:val="Heading1"/>
      </w:pPr>
      <w:r>
        <w:lastRenderedPageBreak/>
        <w:t>CONCLUSION</w:t>
      </w:r>
    </w:p>
    <w:p w14:paraId="0716A491" w14:textId="7754EEB5" w:rsidR="00942F70" w:rsidRDefault="00942F70" w:rsidP="00942F70">
      <w:pPr>
        <w:spacing w:line="360" w:lineRule="auto"/>
        <w:ind w:firstLine="720"/>
      </w:pPr>
      <w:r w:rsidRPr="00942F70">
        <w:t>In the analysis phase, we chose a software development process and modelling language, after which we presented the existing system, its limitation and our proposed solutions. We went forth explaining the functional need of our system, we saw the use case diagram which shows the relationship between the actors and use case (the action the actor can perform on the system), we saw the activity diagram which shows the workflow of our system, and lastly the State machine diagram which shows the behavior of a single object in response to an event. We will now move to the conception phase in which we will present the other two branches of the 2TUP which are the Technical and the realization branch of our system</w:t>
      </w:r>
      <w:r>
        <w:t>.</w:t>
      </w:r>
    </w:p>
    <w:p w14:paraId="6A7A727F" w14:textId="3E6F4BAB" w:rsidR="00942F70" w:rsidRDefault="00942F70">
      <w:pPr>
        <w:jc w:val="left"/>
      </w:pPr>
      <w:r>
        <w:br w:type="page"/>
      </w:r>
    </w:p>
    <w:p w14:paraId="4EB6AC12" w14:textId="049FAE2A" w:rsidR="00942F70" w:rsidRDefault="00942F70" w:rsidP="00942F70">
      <w:pPr>
        <w:spacing w:line="360" w:lineRule="auto"/>
        <w:ind w:firstLine="720"/>
      </w:pPr>
      <w:r>
        <w:rPr>
          <w:noProof/>
        </w:rPr>
        <w:lastRenderedPageBreak/>
        <mc:AlternateContent>
          <mc:Choice Requires="wps">
            <w:drawing>
              <wp:anchor distT="0" distB="0" distL="114300" distR="114300" simplePos="0" relativeHeight="251658271" behindDoc="0" locked="0" layoutInCell="1" allowOverlap="1" wp14:anchorId="7CE92FB6" wp14:editId="2F8C1BB7">
                <wp:simplePos x="0" y="0"/>
                <wp:positionH relativeFrom="margin">
                  <wp:align>center</wp:align>
                </wp:positionH>
                <wp:positionV relativeFrom="paragraph">
                  <wp:posOffset>2800350</wp:posOffset>
                </wp:positionV>
                <wp:extent cx="5215890" cy="2560320"/>
                <wp:effectExtent l="0" t="19050" r="22860" b="87630"/>
                <wp:wrapSquare wrapText="bothSides"/>
                <wp:docPr id="2081028044" name="Flowchart: Preparation 22"/>
                <wp:cNvGraphicFramePr/>
                <a:graphic xmlns:a="http://schemas.openxmlformats.org/drawingml/2006/main">
                  <a:graphicData uri="http://schemas.microsoft.com/office/word/2010/wordprocessingShape">
                    <wps:wsp>
                      <wps:cNvSpPr/>
                      <wps:spPr>
                        <a:xfrm>
                          <a:off x="0" y="0"/>
                          <a:ext cx="5215890" cy="2560320"/>
                        </a:xfrm>
                        <a:custGeom>
                          <a:avLst/>
                          <a:gdLst>
                            <a:gd name="csX0" fmla="*/ 0 w 5215890"/>
                            <a:gd name="csY0" fmla="*/ 1280160 h 2560320"/>
                            <a:gd name="csX1" fmla="*/ 1043178 w 5215890"/>
                            <a:gd name="csY1" fmla="*/ 0 h 2560320"/>
                            <a:gd name="csX2" fmla="*/ 4172712 w 5215890"/>
                            <a:gd name="csY2" fmla="*/ 0 h 2560320"/>
                            <a:gd name="csX3" fmla="*/ 5215890 w 5215890"/>
                            <a:gd name="csY3" fmla="*/ 1280160 h 2560320"/>
                            <a:gd name="csX4" fmla="*/ 4172712 w 5215890"/>
                            <a:gd name="csY4" fmla="*/ 2560320 h 2560320"/>
                            <a:gd name="csX5" fmla="*/ 1043178 w 5215890"/>
                            <a:gd name="csY5" fmla="*/ 2560320 h 2560320"/>
                            <a:gd name="csX6" fmla="*/ 0 w 521589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5215890" h="2560320" fill="none" extrusionOk="0">
                              <a:moveTo>
                                <a:pt x="0" y="1280160"/>
                              </a:moveTo>
                              <a:cubicBezTo>
                                <a:pt x="473513" y="657498"/>
                                <a:pt x="664744" y="589474"/>
                                <a:pt x="1043178" y="0"/>
                              </a:cubicBezTo>
                              <a:cubicBezTo>
                                <a:pt x="2232152" y="-38581"/>
                                <a:pt x="3143416" y="63341"/>
                                <a:pt x="4172712" y="0"/>
                              </a:cubicBezTo>
                              <a:cubicBezTo>
                                <a:pt x="4392135" y="277530"/>
                                <a:pt x="5037513" y="864120"/>
                                <a:pt x="5215890" y="1280160"/>
                              </a:cubicBezTo>
                              <a:cubicBezTo>
                                <a:pt x="4959041" y="1671273"/>
                                <a:pt x="4398208" y="2289865"/>
                                <a:pt x="4172712" y="2560320"/>
                              </a:cubicBezTo>
                              <a:cubicBezTo>
                                <a:pt x="3377897" y="2641302"/>
                                <a:pt x="2080182" y="2632575"/>
                                <a:pt x="1043178" y="2560320"/>
                              </a:cubicBezTo>
                              <a:cubicBezTo>
                                <a:pt x="616424" y="2187028"/>
                                <a:pt x="382950" y="1743974"/>
                                <a:pt x="0" y="1280160"/>
                              </a:cubicBezTo>
                              <a:close/>
                            </a:path>
                            <a:path w="5215890" h="2560320" stroke="0" extrusionOk="0">
                              <a:moveTo>
                                <a:pt x="0" y="1280160"/>
                              </a:moveTo>
                              <a:cubicBezTo>
                                <a:pt x="541472" y="701828"/>
                                <a:pt x="862674" y="197440"/>
                                <a:pt x="1043178" y="0"/>
                              </a:cubicBezTo>
                              <a:cubicBezTo>
                                <a:pt x="1864540" y="132882"/>
                                <a:pt x="3833370" y="-84951"/>
                                <a:pt x="4172712" y="0"/>
                              </a:cubicBezTo>
                              <a:cubicBezTo>
                                <a:pt x="4390362" y="333651"/>
                                <a:pt x="5007883" y="893698"/>
                                <a:pt x="5215890" y="1280160"/>
                              </a:cubicBezTo>
                              <a:cubicBezTo>
                                <a:pt x="4810281" y="1560176"/>
                                <a:pt x="4581600" y="2235444"/>
                                <a:pt x="4172712" y="2560320"/>
                              </a:cubicBezTo>
                              <a:cubicBezTo>
                                <a:pt x="3734274" y="2609853"/>
                                <a:pt x="1565659" y="2575129"/>
                                <a:pt x="1043178" y="2560320"/>
                              </a:cubicBezTo>
                              <a:cubicBezTo>
                                <a:pt x="834956" y="2286831"/>
                                <a:pt x="131158" y="1550734"/>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6354A825" w14:textId="1654ACCD" w:rsidR="00942F70" w:rsidRPr="00C51A48" w:rsidRDefault="00942F70" w:rsidP="00942F70">
                            <w:pPr>
                              <w:jc w:val="center"/>
                              <w:rPr>
                                <w:b/>
                                <w:bCs/>
                                <w:sz w:val="40"/>
                                <w:szCs w:val="40"/>
                              </w:rPr>
                            </w:pPr>
                            <w:r w:rsidRPr="00C51A48">
                              <w:rPr>
                                <w:b/>
                                <w:bCs/>
                                <w:sz w:val="40"/>
                                <w:szCs w:val="40"/>
                              </w:rPr>
                              <w:t xml:space="preserve">FILE </w:t>
                            </w:r>
                            <w:r>
                              <w:rPr>
                                <w:b/>
                                <w:bCs/>
                                <w:sz w:val="40"/>
                                <w:szCs w:val="40"/>
                              </w:rPr>
                              <w:t>I</w:t>
                            </w:r>
                            <w:r w:rsidR="008269DF">
                              <w:rPr>
                                <w:b/>
                                <w:bCs/>
                                <w:sz w:val="40"/>
                                <w:szCs w:val="40"/>
                              </w:rPr>
                              <w:t>V</w:t>
                            </w:r>
                            <w:r w:rsidRPr="00C51A48">
                              <w:rPr>
                                <w:b/>
                                <w:bCs/>
                                <w:sz w:val="40"/>
                                <w:szCs w:val="40"/>
                              </w:rPr>
                              <w:t>: THE</w:t>
                            </w:r>
                            <w:r>
                              <w:rPr>
                                <w:b/>
                                <w:bCs/>
                                <w:sz w:val="40"/>
                                <w:szCs w:val="40"/>
                              </w:rPr>
                              <w:t xml:space="preserve"> </w:t>
                            </w:r>
                            <w:r w:rsidR="00234C43">
                              <w:rPr>
                                <w:b/>
                                <w:bCs/>
                                <w:sz w:val="40"/>
                                <w:szCs w:val="40"/>
                              </w:rPr>
                              <w:t xml:space="preserve">DESIGN </w:t>
                            </w:r>
                            <w:r>
                              <w:rPr>
                                <w:b/>
                                <w:bCs/>
                                <w:sz w:val="40"/>
                                <w:szCs w:val="40"/>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92FB6" id="_x0000_s1051" type="#_x0000_t117" style="position:absolute;left:0;text-align:left;margin-left:0;margin-top:220.5pt;width:410.7pt;height:201.6pt;z-index:25165827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" fillcolor="#3494ba [3204]" strokecolor="#07151b [484]" strokeweight="1pt">
                <v:stroke linestyle="thickThin"/>
                <v:textbox>
                  <w:txbxContent>
                    <w:p w14:paraId="6354A825" w14:textId="1654ACCD" w:rsidR="00942F70" w:rsidRPr="00C51A48" w:rsidRDefault="00942F70" w:rsidP="00942F70">
                      <w:pPr>
                        <w:jc w:val="center"/>
                        <w:rPr>
                          <w:b/>
                          <w:bCs/>
                          <w:sz w:val="40"/>
                          <w:szCs w:val="40"/>
                        </w:rPr>
                      </w:pPr>
                      <w:r w:rsidRPr="00C51A48">
                        <w:rPr>
                          <w:b/>
                          <w:bCs/>
                          <w:sz w:val="40"/>
                          <w:szCs w:val="40"/>
                        </w:rPr>
                        <w:t xml:space="preserve">FILE </w:t>
                      </w:r>
                      <w:r>
                        <w:rPr>
                          <w:b/>
                          <w:bCs/>
                          <w:sz w:val="40"/>
                          <w:szCs w:val="40"/>
                        </w:rPr>
                        <w:t>I</w:t>
                      </w:r>
                      <w:r w:rsidR="008269DF">
                        <w:rPr>
                          <w:b/>
                          <w:bCs/>
                          <w:sz w:val="40"/>
                          <w:szCs w:val="40"/>
                        </w:rPr>
                        <w:t>V</w:t>
                      </w:r>
                      <w:r w:rsidRPr="00C51A48">
                        <w:rPr>
                          <w:b/>
                          <w:bCs/>
                          <w:sz w:val="40"/>
                          <w:szCs w:val="40"/>
                        </w:rPr>
                        <w:t>: THE</w:t>
                      </w:r>
                      <w:r>
                        <w:rPr>
                          <w:b/>
                          <w:bCs/>
                          <w:sz w:val="40"/>
                          <w:szCs w:val="40"/>
                        </w:rPr>
                        <w:t xml:space="preserve"> </w:t>
                      </w:r>
                      <w:r w:rsidR="00234C43">
                        <w:rPr>
                          <w:b/>
                          <w:bCs/>
                          <w:sz w:val="40"/>
                          <w:szCs w:val="40"/>
                        </w:rPr>
                        <w:t xml:space="preserve">DESIGN </w:t>
                      </w:r>
                      <w:r>
                        <w:rPr>
                          <w:b/>
                          <w:bCs/>
                          <w:sz w:val="40"/>
                          <w:szCs w:val="40"/>
                        </w:rPr>
                        <w:t>FILE</w:t>
                      </w:r>
                    </w:p>
                  </w:txbxContent>
                </v:textbox>
                <w10:wrap type="square" anchorx="margin"/>
              </v:shape>
            </w:pict>
          </mc:Fallback>
        </mc:AlternateContent>
      </w:r>
    </w:p>
    <w:p w14:paraId="2E1E84CF" w14:textId="77777777" w:rsidR="00234C43" w:rsidRPr="00234C43" w:rsidRDefault="00234C43" w:rsidP="00C77030"/>
    <w:p w14:paraId="351208DC" w14:textId="77777777" w:rsidR="00234C43" w:rsidRPr="00234C43" w:rsidRDefault="00234C43" w:rsidP="00C77030"/>
    <w:p w14:paraId="396410D8" w14:textId="77777777" w:rsidR="00234C43" w:rsidRPr="00234C43" w:rsidRDefault="00234C43" w:rsidP="00C77030"/>
    <w:p w14:paraId="0CAA393E" w14:textId="77777777" w:rsidR="00234C43" w:rsidRPr="00234C43" w:rsidRDefault="00234C43" w:rsidP="00C77030"/>
    <w:p w14:paraId="5A181D11" w14:textId="77777777" w:rsidR="00234C43" w:rsidRPr="00234C43" w:rsidRDefault="00234C43" w:rsidP="00C77030"/>
    <w:p w14:paraId="69D013B4" w14:textId="77777777" w:rsidR="00234C43" w:rsidRPr="00234C43" w:rsidRDefault="00234C43" w:rsidP="00C77030"/>
    <w:p w14:paraId="459AC930" w14:textId="77777777" w:rsidR="00234C43" w:rsidRPr="00234C43" w:rsidRDefault="00234C43" w:rsidP="00C77030"/>
    <w:p w14:paraId="4C30E505" w14:textId="77777777" w:rsidR="00234C43" w:rsidRPr="00234C43" w:rsidRDefault="00234C43" w:rsidP="00C77030"/>
    <w:p w14:paraId="3B669383" w14:textId="77777777" w:rsidR="00234C43" w:rsidRPr="00234C43" w:rsidRDefault="00234C43" w:rsidP="00C77030"/>
    <w:p w14:paraId="536A6590" w14:textId="77777777" w:rsidR="00234C43" w:rsidRPr="00234C43" w:rsidRDefault="00234C43" w:rsidP="00C77030"/>
    <w:p w14:paraId="7A8F9AFD" w14:textId="77777777" w:rsidR="00234C43" w:rsidRPr="00234C43" w:rsidRDefault="00234C43" w:rsidP="00C77030"/>
    <w:p w14:paraId="31AF8B6B" w14:textId="77777777" w:rsidR="00234C43" w:rsidRPr="00234C43" w:rsidRDefault="00234C43" w:rsidP="00C77030"/>
    <w:p w14:paraId="107FCAF7" w14:textId="77777777" w:rsidR="00234C43" w:rsidRPr="00234C43" w:rsidRDefault="00234C43" w:rsidP="00C77030"/>
    <w:p w14:paraId="5EC32390" w14:textId="77777777" w:rsidR="00234C43" w:rsidRPr="00234C43" w:rsidRDefault="00234C43" w:rsidP="00C77030"/>
    <w:p w14:paraId="2BBBEF63" w14:textId="77777777" w:rsidR="00234C43" w:rsidRPr="00234C43" w:rsidRDefault="00234C43" w:rsidP="00C77030"/>
    <w:p w14:paraId="76A0713B" w14:textId="77777777" w:rsidR="00234C43" w:rsidRPr="00234C43" w:rsidRDefault="00234C43" w:rsidP="00C77030"/>
    <w:p w14:paraId="13F16F28" w14:textId="77777777" w:rsidR="00234C43" w:rsidRPr="00234C43" w:rsidRDefault="00234C43" w:rsidP="00C77030"/>
    <w:p w14:paraId="73282878" w14:textId="77777777" w:rsidR="00234C43" w:rsidRPr="00234C43" w:rsidRDefault="00234C43" w:rsidP="00C77030"/>
    <w:p w14:paraId="74C131D2" w14:textId="77777777" w:rsidR="00234C43" w:rsidRDefault="00234C43" w:rsidP="00234C43"/>
    <w:p w14:paraId="6C4D8EA0" w14:textId="77777777" w:rsidR="00234C43" w:rsidRDefault="00234C43" w:rsidP="00234C43"/>
    <w:p w14:paraId="2D230918" w14:textId="3595879D" w:rsidR="00234C43" w:rsidRDefault="00234C43" w:rsidP="00234C43">
      <w:pPr>
        <w:tabs>
          <w:tab w:val="left" w:pos="5595"/>
        </w:tabs>
      </w:pPr>
      <w:r>
        <w:tab/>
      </w:r>
    </w:p>
    <w:p w14:paraId="44806907" w14:textId="77777777" w:rsidR="00234C43" w:rsidRDefault="00234C43">
      <w:pPr>
        <w:jc w:val="left"/>
      </w:pPr>
      <w:r>
        <w:br w:type="page"/>
      </w:r>
    </w:p>
    <w:p w14:paraId="107A0EC6" w14:textId="1C379BB2" w:rsidR="00234C43" w:rsidRDefault="002227EC" w:rsidP="002227EC">
      <w:pPr>
        <w:pStyle w:val="Style1"/>
      </w:pPr>
      <w:r>
        <w:lastRenderedPageBreak/>
        <w:t>Preamble</w:t>
      </w:r>
    </w:p>
    <w:p w14:paraId="0196727A" w14:textId="0CE12935" w:rsidR="002227EC" w:rsidRDefault="00076F97" w:rsidP="00076F97">
      <w:pPr>
        <w:spacing w:line="360" w:lineRule="auto"/>
        <w:ind w:firstLine="720"/>
      </w:pPr>
      <w:r w:rsidRPr="00076F97">
        <w:t>The conception phase will permit us to present in an orderly manner the components necessary for the good functioning of our software and also the architecture used for the proposed solution. It bridges the gap between the analysis phase and the realization phase</w:t>
      </w:r>
    </w:p>
    <w:p w14:paraId="0B55F93A" w14:textId="516BE665" w:rsidR="00076F97" w:rsidRDefault="00076F97" w:rsidP="00076F97">
      <w:pPr>
        <w:pStyle w:val="Style1"/>
      </w:pPr>
      <w:r>
        <w:t>Content overview</w:t>
      </w:r>
    </w:p>
    <w:p w14:paraId="2E10F461" w14:textId="1C5CC70B" w:rsidR="00076F97" w:rsidRDefault="00076F97" w:rsidP="00C77030">
      <w:r>
        <w:rPr>
          <w:noProof/>
        </w:rPr>
        <mc:AlternateContent>
          <mc:Choice Requires="wps">
            <w:drawing>
              <wp:anchor distT="0" distB="0" distL="114300" distR="114300" simplePos="0" relativeHeight="251658272" behindDoc="0" locked="0" layoutInCell="1" allowOverlap="1" wp14:anchorId="6885D90D" wp14:editId="2E4CC07F">
                <wp:simplePos x="0" y="0"/>
                <wp:positionH relativeFrom="margin">
                  <wp:align>right</wp:align>
                </wp:positionH>
                <wp:positionV relativeFrom="paragraph">
                  <wp:posOffset>525145</wp:posOffset>
                </wp:positionV>
                <wp:extent cx="6057900" cy="5054600"/>
                <wp:effectExtent l="0" t="19050" r="38100" b="127000"/>
                <wp:wrapNone/>
                <wp:docPr id="1270608428"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571DEB6C" w14:textId="77777777" w:rsidR="002227EC" w:rsidRDefault="002227EC" w:rsidP="002227EC">
                            <w:pPr>
                              <w:pStyle w:val="Content"/>
                            </w:pPr>
                            <w:r>
                              <w:t>INTRODUCTION</w:t>
                            </w:r>
                          </w:p>
                          <w:p w14:paraId="128F7D77" w14:textId="4581C0DA" w:rsidR="00076F97" w:rsidRDefault="00076F97" w:rsidP="0080103F">
                            <w:pPr>
                              <w:pStyle w:val="Content"/>
                              <w:numPr>
                                <w:ilvl w:val="0"/>
                                <w:numId w:val="37"/>
                              </w:numPr>
                              <w:rPr>
                                <w:b w:val="0"/>
                                <w:bCs/>
                              </w:rPr>
                            </w:pPr>
                            <w:r>
                              <w:rPr>
                                <w:b w:val="0"/>
                                <w:bCs/>
                              </w:rPr>
                              <w:t>THE ARCHITECTURE OF THE APPLICATION</w:t>
                            </w:r>
                          </w:p>
                          <w:p w14:paraId="6C1E5569" w14:textId="7DBAF5DC" w:rsidR="00076F97" w:rsidRDefault="006C3514" w:rsidP="0080103F">
                            <w:pPr>
                              <w:pStyle w:val="Content"/>
                              <w:numPr>
                                <w:ilvl w:val="0"/>
                                <w:numId w:val="37"/>
                              </w:numPr>
                              <w:rPr>
                                <w:b w:val="0"/>
                                <w:bCs/>
                              </w:rPr>
                            </w:pPr>
                            <w:r>
                              <w:rPr>
                                <w:b w:val="0"/>
                                <w:bCs/>
                              </w:rPr>
                              <w:t>RELATED UML DIAGRAMS</w:t>
                            </w:r>
                          </w:p>
                          <w:p w14:paraId="7E0D5D2C" w14:textId="37C948C0" w:rsidR="006C3514" w:rsidRDefault="006C3514" w:rsidP="0080103F">
                            <w:pPr>
                              <w:pStyle w:val="Content"/>
                              <w:numPr>
                                <w:ilvl w:val="1"/>
                                <w:numId w:val="37"/>
                              </w:numPr>
                              <w:rPr>
                                <w:b w:val="0"/>
                                <w:bCs/>
                              </w:rPr>
                            </w:pPr>
                            <w:r>
                              <w:rPr>
                                <w:b w:val="0"/>
                                <w:bCs/>
                              </w:rPr>
                              <w:t>Class Diagram</w:t>
                            </w:r>
                          </w:p>
                          <w:p w14:paraId="7A51F84E" w14:textId="5B7793C7" w:rsidR="006C3514" w:rsidRDefault="00547E49" w:rsidP="0080103F">
                            <w:pPr>
                              <w:pStyle w:val="Content"/>
                              <w:numPr>
                                <w:ilvl w:val="1"/>
                                <w:numId w:val="37"/>
                              </w:numPr>
                              <w:rPr>
                                <w:b w:val="0"/>
                                <w:bCs/>
                              </w:rPr>
                            </w:pPr>
                            <w:r>
                              <w:rPr>
                                <w:b w:val="0"/>
                                <w:bCs/>
                              </w:rPr>
                              <w:t>Object Diagram</w:t>
                            </w:r>
                          </w:p>
                          <w:p w14:paraId="705C6B39" w14:textId="124B04CD" w:rsidR="00547E49" w:rsidRDefault="00547E49" w:rsidP="0080103F">
                            <w:pPr>
                              <w:pStyle w:val="Content"/>
                              <w:numPr>
                                <w:ilvl w:val="1"/>
                                <w:numId w:val="37"/>
                              </w:numPr>
                              <w:rPr>
                                <w:b w:val="0"/>
                                <w:bCs/>
                              </w:rPr>
                            </w:pPr>
                            <w:r>
                              <w:rPr>
                                <w:b w:val="0"/>
                                <w:bCs/>
                              </w:rPr>
                              <w:t>State Machine Diagram</w:t>
                            </w:r>
                          </w:p>
                          <w:p w14:paraId="6F8168C2" w14:textId="5FBFA0D9" w:rsidR="00547E49" w:rsidRDefault="00547E49" w:rsidP="0080103F">
                            <w:pPr>
                              <w:pStyle w:val="Content"/>
                              <w:numPr>
                                <w:ilvl w:val="1"/>
                                <w:numId w:val="37"/>
                              </w:numPr>
                              <w:rPr>
                                <w:b w:val="0"/>
                                <w:bCs/>
                              </w:rPr>
                            </w:pPr>
                            <w:r>
                              <w:rPr>
                                <w:b w:val="0"/>
                                <w:bCs/>
                              </w:rPr>
                              <w:t>Package Diagram</w:t>
                            </w:r>
                          </w:p>
                          <w:p w14:paraId="4FE9ED6F" w14:textId="77777777" w:rsidR="002227EC" w:rsidRDefault="002227EC" w:rsidP="002227EC">
                            <w:pPr>
                              <w:pStyle w:val="Content"/>
                            </w:pPr>
                            <w:r>
                              <w:t>CONCLUSION</w:t>
                            </w:r>
                          </w:p>
                          <w:p w14:paraId="5C469097" w14:textId="77777777" w:rsidR="002227EC" w:rsidRDefault="002227EC" w:rsidP="002227EC">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5D90D" id="_x0000_s1052" type="#_x0000_t97" style="position:absolute;left:0;text-align:left;margin-left:425.8pt;margin-top:41.35pt;width:477pt;height:398pt;z-index:251658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ZyBx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" fillcolor="#3494ba [3204]" strokecolor="#07151b [484]" strokeweight="1pt">
                <v:textbox>
                  <w:txbxContent>
                    <w:p w14:paraId="571DEB6C" w14:textId="77777777" w:rsidR="002227EC" w:rsidRDefault="002227EC" w:rsidP="002227EC">
                      <w:pPr>
                        <w:pStyle w:val="Content"/>
                      </w:pPr>
                      <w:r>
                        <w:t>INTRODUCTION</w:t>
                      </w:r>
                    </w:p>
                    <w:p w14:paraId="128F7D77" w14:textId="4581C0DA" w:rsidR="00076F97" w:rsidRDefault="00076F97" w:rsidP="0080103F">
                      <w:pPr>
                        <w:pStyle w:val="Content"/>
                        <w:numPr>
                          <w:ilvl w:val="0"/>
                          <w:numId w:val="37"/>
                        </w:numPr>
                        <w:rPr>
                          <w:b w:val="0"/>
                          <w:bCs/>
                        </w:rPr>
                      </w:pPr>
                      <w:r>
                        <w:rPr>
                          <w:b w:val="0"/>
                          <w:bCs/>
                        </w:rPr>
                        <w:t>THE ARCHITECTURE OF THE APPLICATION</w:t>
                      </w:r>
                    </w:p>
                    <w:p w14:paraId="6C1E5569" w14:textId="7DBAF5DC" w:rsidR="00076F97" w:rsidRDefault="006C3514" w:rsidP="0080103F">
                      <w:pPr>
                        <w:pStyle w:val="Content"/>
                        <w:numPr>
                          <w:ilvl w:val="0"/>
                          <w:numId w:val="37"/>
                        </w:numPr>
                        <w:rPr>
                          <w:b w:val="0"/>
                          <w:bCs/>
                        </w:rPr>
                      </w:pPr>
                      <w:r>
                        <w:rPr>
                          <w:b w:val="0"/>
                          <w:bCs/>
                        </w:rPr>
                        <w:t>RELATED UML DIAGRAMS</w:t>
                      </w:r>
                    </w:p>
                    <w:p w14:paraId="7E0D5D2C" w14:textId="37C948C0" w:rsidR="006C3514" w:rsidRDefault="006C3514" w:rsidP="0080103F">
                      <w:pPr>
                        <w:pStyle w:val="Content"/>
                        <w:numPr>
                          <w:ilvl w:val="1"/>
                          <w:numId w:val="37"/>
                        </w:numPr>
                        <w:rPr>
                          <w:b w:val="0"/>
                          <w:bCs/>
                        </w:rPr>
                      </w:pPr>
                      <w:r>
                        <w:rPr>
                          <w:b w:val="0"/>
                          <w:bCs/>
                        </w:rPr>
                        <w:t>Class Diagram</w:t>
                      </w:r>
                    </w:p>
                    <w:p w14:paraId="7A51F84E" w14:textId="5B7793C7" w:rsidR="006C3514" w:rsidRDefault="00547E49" w:rsidP="0080103F">
                      <w:pPr>
                        <w:pStyle w:val="Content"/>
                        <w:numPr>
                          <w:ilvl w:val="1"/>
                          <w:numId w:val="37"/>
                        </w:numPr>
                        <w:rPr>
                          <w:b w:val="0"/>
                          <w:bCs/>
                        </w:rPr>
                      </w:pPr>
                      <w:r>
                        <w:rPr>
                          <w:b w:val="0"/>
                          <w:bCs/>
                        </w:rPr>
                        <w:t>Object Diagram</w:t>
                      </w:r>
                    </w:p>
                    <w:p w14:paraId="705C6B39" w14:textId="124B04CD" w:rsidR="00547E49" w:rsidRDefault="00547E49" w:rsidP="0080103F">
                      <w:pPr>
                        <w:pStyle w:val="Content"/>
                        <w:numPr>
                          <w:ilvl w:val="1"/>
                          <w:numId w:val="37"/>
                        </w:numPr>
                        <w:rPr>
                          <w:b w:val="0"/>
                          <w:bCs/>
                        </w:rPr>
                      </w:pPr>
                      <w:r>
                        <w:rPr>
                          <w:b w:val="0"/>
                          <w:bCs/>
                        </w:rPr>
                        <w:t>State Machine Diagram</w:t>
                      </w:r>
                    </w:p>
                    <w:p w14:paraId="6F8168C2" w14:textId="5FBFA0D9" w:rsidR="00547E49" w:rsidRDefault="00547E49" w:rsidP="0080103F">
                      <w:pPr>
                        <w:pStyle w:val="Content"/>
                        <w:numPr>
                          <w:ilvl w:val="1"/>
                          <w:numId w:val="37"/>
                        </w:numPr>
                        <w:rPr>
                          <w:b w:val="0"/>
                          <w:bCs/>
                        </w:rPr>
                      </w:pPr>
                      <w:r>
                        <w:rPr>
                          <w:b w:val="0"/>
                          <w:bCs/>
                        </w:rPr>
                        <w:t>Package Diagram</w:t>
                      </w:r>
                    </w:p>
                    <w:p w14:paraId="4FE9ED6F" w14:textId="77777777" w:rsidR="002227EC" w:rsidRDefault="002227EC" w:rsidP="002227EC">
                      <w:pPr>
                        <w:pStyle w:val="Content"/>
                      </w:pPr>
                      <w:r>
                        <w:t>CONCLUSION</w:t>
                      </w:r>
                    </w:p>
                    <w:p w14:paraId="5C469097" w14:textId="77777777" w:rsidR="002227EC" w:rsidRDefault="002227EC" w:rsidP="002227EC">
                      <w:pPr>
                        <w:pStyle w:val="Content"/>
                      </w:pPr>
                    </w:p>
                  </w:txbxContent>
                </v:textbox>
                <w10:wrap anchorx="margin"/>
              </v:shape>
            </w:pict>
          </mc:Fallback>
        </mc:AlternateContent>
      </w:r>
    </w:p>
    <w:p w14:paraId="23BEDCAF" w14:textId="77777777" w:rsidR="006A03BC" w:rsidRPr="006A03BC" w:rsidRDefault="006A03BC" w:rsidP="006A03BC"/>
    <w:p w14:paraId="60452FC0" w14:textId="77777777" w:rsidR="006A03BC" w:rsidRPr="006A03BC" w:rsidRDefault="006A03BC" w:rsidP="006A03BC"/>
    <w:p w14:paraId="642B8225" w14:textId="77777777" w:rsidR="006A03BC" w:rsidRPr="006A03BC" w:rsidRDefault="006A03BC" w:rsidP="006A03BC"/>
    <w:p w14:paraId="6F5499E9" w14:textId="77777777" w:rsidR="006A03BC" w:rsidRPr="006A03BC" w:rsidRDefault="006A03BC" w:rsidP="006A03BC"/>
    <w:p w14:paraId="1D287FCA" w14:textId="77777777" w:rsidR="006A03BC" w:rsidRPr="006A03BC" w:rsidRDefault="006A03BC" w:rsidP="006A03BC"/>
    <w:p w14:paraId="6808A2FF" w14:textId="77777777" w:rsidR="006A03BC" w:rsidRPr="006A03BC" w:rsidRDefault="006A03BC" w:rsidP="006A03BC"/>
    <w:p w14:paraId="7DB4F8C1" w14:textId="77777777" w:rsidR="006A03BC" w:rsidRPr="006A03BC" w:rsidRDefault="006A03BC" w:rsidP="006A03BC"/>
    <w:p w14:paraId="0A47F535" w14:textId="77777777" w:rsidR="006A03BC" w:rsidRPr="006A03BC" w:rsidRDefault="006A03BC" w:rsidP="006A03BC"/>
    <w:p w14:paraId="7DA8FC64" w14:textId="77777777" w:rsidR="006A03BC" w:rsidRPr="006A03BC" w:rsidRDefault="006A03BC" w:rsidP="006A03BC"/>
    <w:p w14:paraId="081DA13C" w14:textId="77777777" w:rsidR="006A03BC" w:rsidRPr="006A03BC" w:rsidRDefault="006A03BC" w:rsidP="006A03BC"/>
    <w:p w14:paraId="0684BA72" w14:textId="77777777" w:rsidR="006A03BC" w:rsidRPr="006A03BC" w:rsidRDefault="006A03BC" w:rsidP="006A03BC"/>
    <w:p w14:paraId="40950162" w14:textId="77777777" w:rsidR="006A03BC" w:rsidRPr="006A03BC" w:rsidRDefault="006A03BC" w:rsidP="006A03BC"/>
    <w:p w14:paraId="7E4C6472" w14:textId="77777777" w:rsidR="006A03BC" w:rsidRPr="006A03BC" w:rsidRDefault="006A03BC" w:rsidP="006A03BC"/>
    <w:p w14:paraId="183261D2" w14:textId="77777777" w:rsidR="006A03BC" w:rsidRPr="006A03BC" w:rsidRDefault="006A03BC" w:rsidP="006A03BC"/>
    <w:p w14:paraId="1A1EC93B" w14:textId="77777777" w:rsidR="006A03BC" w:rsidRPr="006A03BC" w:rsidRDefault="006A03BC" w:rsidP="006A03BC"/>
    <w:p w14:paraId="58014FF6" w14:textId="77777777" w:rsidR="006A03BC" w:rsidRPr="006A03BC" w:rsidRDefault="006A03BC" w:rsidP="006A03BC"/>
    <w:p w14:paraId="61AD8223" w14:textId="77777777" w:rsidR="006A03BC" w:rsidRPr="006A03BC" w:rsidRDefault="006A03BC" w:rsidP="006A03BC"/>
    <w:p w14:paraId="6900FD2D" w14:textId="77777777" w:rsidR="006A03BC" w:rsidRDefault="006A03BC" w:rsidP="006A03BC"/>
    <w:p w14:paraId="4EB881E7" w14:textId="77777777" w:rsidR="006A03BC" w:rsidRDefault="006A03BC" w:rsidP="006A03BC"/>
    <w:p w14:paraId="4E00F311" w14:textId="5BDA1998" w:rsidR="00181E37" w:rsidRDefault="006A03BC" w:rsidP="00D340E0">
      <w:pPr>
        <w:tabs>
          <w:tab w:val="left" w:pos="2550"/>
        </w:tabs>
      </w:pPr>
      <w:r>
        <w:tab/>
      </w:r>
    </w:p>
    <w:p w14:paraId="5914C604" w14:textId="77777777" w:rsidR="00181E37" w:rsidRDefault="00181E37">
      <w:pPr>
        <w:jc w:val="left"/>
      </w:pPr>
      <w:r>
        <w:br w:type="page"/>
      </w:r>
    </w:p>
    <w:p w14:paraId="0AD9AD4D" w14:textId="06B165B7" w:rsidR="006A03BC" w:rsidRDefault="001E7310" w:rsidP="001E7310">
      <w:pPr>
        <w:pStyle w:val="Heading1"/>
      </w:pPr>
      <w:r>
        <w:lastRenderedPageBreak/>
        <w:t>INTRODUCTION</w:t>
      </w:r>
    </w:p>
    <w:p w14:paraId="3C5D5949" w14:textId="571D6644" w:rsidR="00783D8D" w:rsidRDefault="0056130A" w:rsidP="0056130A">
      <w:pPr>
        <w:spacing w:line="360" w:lineRule="auto"/>
        <w:ind w:firstLine="720"/>
      </w:pPr>
      <w:r w:rsidRPr="0056130A">
        <w:t>The conceptual phase will describe in detail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component diagram, package diagram, communication diagram, class diagram and the object diagram</w:t>
      </w:r>
      <w:r>
        <w:t>.</w:t>
      </w:r>
    </w:p>
    <w:p w14:paraId="1DE920C9" w14:textId="77777777" w:rsidR="00783D8D" w:rsidRDefault="00783D8D">
      <w:pPr>
        <w:jc w:val="left"/>
      </w:pPr>
      <w:r>
        <w:br w:type="page"/>
      </w:r>
    </w:p>
    <w:p w14:paraId="7994A8D2" w14:textId="200AEE64" w:rsidR="0056130A" w:rsidRDefault="00723DB1" w:rsidP="0080103F">
      <w:pPr>
        <w:pStyle w:val="Heading1"/>
        <w:numPr>
          <w:ilvl w:val="1"/>
          <w:numId w:val="19"/>
        </w:numPr>
      </w:pPr>
      <w:r>
        <w:lastRenderedPageBreak/>
        <w:t>THE ARCHITECTURE OF THE APPLICATION</w:t>
      </w:r>
    </w:p>
    <w:p w14:paraId="3803514C" w14:textId="51F5A6B5" w:rsidR="00723DB1" w:rsidRDefault="00644FD0" w:rsidP="00FC2CAD">
      <w:pPr>
        <w:spacing w:line="360" w:lineRule="auto"/>
        <w:ind w:firstLine="720"/>
      </w:pPr>
      <w:r w:rsidRPr="00644FD0">
        <w:t xml:space="preserve">A system Architecture is a conceptual model that defines the structure, </w:t>
      </w:r>
      <w:r w:rsidR="002340D2" w:rsidRPr="00644FD0">
        <w:t>behavior</w:t>
      </w:r>
      <w:r w:rsidRPr="00644FD0">
        <w:t>, and more views of a system. The system architecture can consist of system components and sub-systems developed that will work together to implement the overall system.</w:t>
      </w:r>
    </w:p>
    <w:p w14:paraId="4CFC0CE3" w14:textId="7B327EFC" w:rsidR="00644FD0" w:rsidRDefault="00644FD0" w:rsidP="0080103F">
      <w:pPr>
        <w:pStyle w:val="Heading2"/>
        <w:numPr>
          <w:ilvl w:val="0"/>
          <w:numId w:val="38"/>
        </w:numPr>
      </w:pPr>
      <w:r>
        <w:t>Physical Architecture</w:t>
      </w:r>
    </w:p>
    <w:p w14:paraId="5C2E2583" w14:textId="77777777" w:rsidR="00F216BB" w:rsidRDefault="00F216BB" w:rsidP="00FC2CAD">
      <w:pPr>
        <w:spacing w:line="360" w:lineRule="auto"/>
        <w:ind w:firstLine="720"/>
      </w:pPr>
      <w:r w:rsidRPr="00F216BB">
        <w:t xml:space="preserve">The design of the DBMS depends on its architecture. An n-tier architecture partitions on the whole system into related but separated n modules, which can be independently modified, altered, changed or replace. A large amount of data on web servers, personal and others </w:t>
      </w:r>
      <w:proofErr w:type="gramStart"/>
      <w:r w:rsidRPr="00F216BB">
        <w:t>are</w:t>
      </w:r>
      <w:proofErr w:type="gramEnd"/>
      <w:r w:rsidRPr="00F216BB">
        <w:t xml:space="preserve"> link with networks with the help of basic client or server architecture. </w:t>
      </w:r>
    </w:p>
    <w:p w14:paraId="18FC0765" w14:textId="35CFC924" w:rsidR="00F216BB" w:rsidRDefault="00F216BB" w:rsidP="00FC2CAD">
      <w:pPr>
        <w:spacing w:line="360" w:lineRule="auto"/>
        <w:ind w:firstLine="720"/>
      </w:pPr>
      <w:r w:rsidRPr="00F216BB">
        <w:t xml:space="preserve">Within the scope of our project, we made use of the multi-tier architecture This architecture separate it tiers from each other based upon the user and the manipulated data in the database. It is important to note that with the multi-tier architecture, only </w:t>
      </w:r>
      <w:r w:rsidR="002340D2" w:rsidRPr="00F216BB">
        <w:t>neighboring</w:t>
      </w:r>
      <w:r w:rsidRPr="00F216BB">
        <w:t xml:space="preserve"> layers can communicate. Each layer has a well-defined communication interface, and the evolution of the layer is independent of the other. The multi-tier of our system is made up of:</w:t>
      </w:r>
    </w:p>
    <w:p w14:paraId="17B6F67D" w14:textId="291E5F5A" w:rsidR="00F216BB" w:rsidRPr="002340D2" w:rsidRDefault="00F216BB" w:rsidP="0080103F">
      <w:pPr>
        <w:pStyle w:val="ListParagraph"/>
        <w:numPr>
          <w:ilvl w:val="0"/>
          <w:numId w:val="36"/>
        </w:numPr>
        <w:spacing w:line="360" w:lineRule="auto"/>
        <w:rPr>
          <w:rFonts w:ascii="Segoe UI Symbol" w:hAnsi="Segoe UI Symbol" w:cs="Segoe UI Symbol"/>
        </w:rPr>
      </w:pPr>
      <w:r w:rsidRPr="00F216BB">
        <w:t>The client tier, which is also known as our presentation</w:t>
      </w:r>
      <w:r w:rsidR="002340D2">
        <w:t xml:space="preserve"> tier</w:t>
      </w:r>
      <w:r w:rsidRPr="00F216BB">
        <w:t xml:space="preserve">. </w:t>
      </w:r>
    </w:p>
    <w:p w14:paraId="7146C320" w14:textId="024975DE" w:rsidR="00F216BB" w:rsidRPr="002340D2" w:rsidRDefault="00F216BB" w:rsidP="0080103F">
      <w:pPr>
        <w:pStyle w:val="ListParagraph"/>
        <w:numPr>
          <w:ilvl w:val="0"/>
          <w:numId w:val="36"/>
        </w:numPr>
        <w:spacing w:line="360" w:lineRule="auto"/>
        <w:rPr>
          <w:rFonts w:ascii="Segoe UI Symbol" w:hAnsi="Segoe UI Symbol" w:cs="Segoe UI Symbol"/>
        </w:rPr>
      </w:pPr>
      <w:r w:rsidRPr="00F216BB">
        <w:t>Application Tier, which represents our server</w:t>
      </w:r>
      <w:r w:rsidR="002340D2">
        <w:t xml:space="preserve"> where the business logic exists</w:t>
      </w:r>
      <w:r w:rsidRPr="00F216BB">
        <w:t xml:space="preserve">. </w:t>
      </w:r>
    </w:p>
    <w:p w14:paraId="3C77C20C" w14:textId="54E506E8" w:rsidR="00644FD0" w:rsidRDefault="00F216BB" w:rsidP="0080103F">
      <w:pPr>
        <w:pStyle w:val="ListParagraph"/>
        <w:numPr>
          <w:ilvl w:val="0"/>
          <w:numId w:val="36"/>
        </w:numPr>
        <w:spacing w:line="360" w:lineRule="auto"/>
      </w:pPr>
      <w:r w:rsidRPr="00F216BB">
        <w:t>The data tier, which runs on a database server</w:t>
      </w:r>
    </w:p>
    <w:p w14:paraId="10E5CA66" w14:textId="77777777" w:rsidR="00FD138D" w:rsidRDefault="00FD138D" w:rsidP="00FC2CAD">
      <w:pPr>
        <w:keepNext/>
        <w:spacing w:line="360" w:lineRule="auto"/>
      </w:pPr>
      <w:r w:rsidRPr="00FD138D">
        <w:rPr>
          <w:noProof/>
        </w:rPr>
        <w:drawing>
          <wp:inline distT="0" distB="0" distL="0" distR="0" wp14:anchorId="754D98A8" wp14:editId="3CE65A98">
            <wp:extent cx="4477375" cy="2753109"/>
            <wp:effectExtent l="0" t="0" r="0" b="9525"/>
            <wp:docPr id="12730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4856" name=""/>
                    <pic:cNvPicPr/>
                  </pic:nvPicPr>
                  <pic:blipFill>
                    <a:blip r:embed="rId75"/>
                    <a:stretch>
                      <a:fillRect/>
                    </a:stretch>
                  </pic:blipFill>
                  <pic:spPr>
                    <a:xfrm>
                      <a:off x="0" y="0"/>
                      <a:ext cx="4477375" cy="2753109"/>
                    </a:xfrm>
                    <a:prstGeom prst="rect">
                      <a:avLst/>
                    </a:prstGeom>
                  </pic:spPr>
                </pic:pic>
              </a:graphicData>
            </a:graphic>
          </wp:inline>
        </w:drawing>
      </w:r>
    </w:p>
    <w:p w14:paraId="2E2F9C94" w14:textId="262815DE" w:rsidR="002340D2" w:rsidRDefault="00FD138D" w:rsidP="00FD138D">
      <w:pPr>
        <w:pStyle w:val="Caption"/>
      </w:pPr>
      <w:r>
        <w:t xml:space="preserve">Figure </w:t>
      </w:r>
      <w:fldSimple w:instr=" SEQ Figure \* ARABIC ">
        <w:ins w:id="67" w:author="Elvado Temgoua" w:date="2026-08-21T20:58:00Z" w16du:dateUtc="2026-08-21T19:58:00Z">
          <w:r w:rsidR="008C4724">
            <w:rPr>
              <w:noProof/>
            </w:rPr>
            <w:t>25</w:t>
          </w:r>
        </w:ins>
        <w:del w:id="68" w:author="Elvado Temgoua" w:date="2026-08-21T20:58:00Z" w16du:dateUtc="2026-08-21T19:58:00Z">
          <w:r w:rsidR="00916420" w:rsidDel="008C4724">
            <w:rPr>
              <w:noProof/>
            </w:rPr>
            <w:delText>24</w:delText>
          </w:r>
        </w:del>
      </w:fldSimple>
      <w:r>
        <w:t xml:space="preserve"> Physical Architecture</w:t>
      </w:r>
    </w:p>
    <w:p w14:paraId="2519E97F" w14:textId="0524F970" w:rsidR="00DF6537" w:rsidRDefault="00DF6537" w:rsidP="0080103F">
      <w:pPr>
        <w:pStyle w:val="Heading2"/>
        <w:numPr>
          <w:ilvl w:val="0"/>
          <w:numId w:val="38"/>
        </w:numPr>
      </w:pPr>
      <w:r>
        <w:lastRenderedPageBreak/>
        <w:t>Logical Architecture</w:t>
      </w:r>
    </w:p>
    <w:p w14:paraId="2909B8D9" w14:textId="77777777" w:rsidR="00C26130" w:rsidRDefault="00C26130" w:rsidP="00FC2CAD">
      <w:pPr>
        <w:spacing w:line="360" w:lineRule="auto"/>
        <w:ind w:firstLine="360"/>
      </w:pPr>
      <w:r w:rsidRPr="00C26130">
        <w:t xml:space="preserve">Model View Controller or MVC as it is popularly called, is a software development design pattern for developing application. A model view controller pattern is made up of the following three parts. </w:t>
      </w:r>
    </w:p>
    <w:p w14:paraId="1C931BAF" w14:textId="23D7CE15" w:rsidR="00C26130" w:rsidRPr="00C26130" w:rsidRDefault="00C26130" w:rsidP="0080103F">
      <w:pPr>
        <w:pStyle w:val="ListParagraph"/>
        <w:numPr>
          <w:ilvl w:val="0"/>
          <w:numId w:val="39"/>
        </w:numPr>
        <w:spacing w:line="360" w:lineRule="auto"/>
        <w:rPr>
          <w:rFonts w:ascii="Segoe UI Symbol" w:hAnsi="Segoe UI Symbol" w:cs="Segoe UI Symbol"/>
        </w:rPr>
      </w:pPr>
      <w:r w:rsidRPr="00FC2CAD">
        <w:rPr>
          <w:b/>
          <w:bCs/>
        </w:rPr>
        <w:t>Model</w:t>
      </w:r>
      <w:r w:rsidRPr="00C26130">
        <w:t xml:space="preserve">: The lowest level of the pattern which is responsible for maintaining data. </w:t>
      </w:r>
    </w:p>
    <w:p w14:paraId="504C2225" w14:textId="77777777" w:rsidR="00C26130" w:rsidRPr="00C26130" w:rsidRDefault="00C26130" w:rsidP="0080103F">
      <w:pPr>
        <w:pStyle w:val="ListParagraph"/>
        <w:numPr>
          <w:ilvl w:val="0"/>
          <w:numId w:val="39"/>
        </w:numPr>
        <w:spacing w:line="360" w:lineRule="auto"/>
        <w:rPr>
          <w:rFonts w:ascii="Segoe UI Symbol" w:hAnsi="Segoe UI Symbol" w:cs="Segoe UI Symbol"/>
        </w:rPr>
      </w:pPr>
      <w:r w:rsidRPr="00FC2CAD">
        <w:rPr>
          <w:b/>
          <w:bCs/>
        </w:rPr>
        <w:t>View</w:t>
      </w:r>
      <w:r w:rsidRPr="00C26130">
        <w:t xml:space="preserve">: This is responsible for displaying all or a portion of data to the user. </w:t>
      </w:r>
    </w:p>
    <w:p w14:paraId="1FBC5E11" w14:textId="77777777" w:rsidR="00C26130" w:rsidRDefault="00C26130" w:rsidP="0080103F">
      <w:pPr>
        <w:pStyle w:val="ListParagraph"/>
        <w:numPr>
          <w:ilvl w:val="0"/>
          <w:numId w:val="39"/>
        </w:numPr>
        <w:spacing w:line="360" w:lineRule="auto"/>
      </w:pPr>
      <w:r w:rsidRPr="00FC2CAD">
        <w:rPr>
          <w:b/>
          <w:bCs/>
        </w:rPr>
        <w:t>Controller</w:t>
      </w:r>
      <w:r w:rsidRPr="00C26130">
        <w:t>: It hands software codes that controls the interactions between the model and the view.</w:t>
      </w:r>
    </w:p>
    <w:p w14:paraId="545F2C40" w14:textId="3683EB40" w:rsidR="00BF0293" w:rsidRDefault="00BF0293" w:rsidP="00341786">
      <w:pPr>
        <w:spacing w:line="360" w:lineRule="auto"/>
        <w:ind w:firstLine="720"/>
      </w:pPr>
      <w:r>
        <w:rPr>
          <w:noProof/>
        </w:rPr>
        <mc:AlternateContent>
          <mc:Choice Requires="wps">
            <w:drawing>
              <wp:anchor distT="0" distB="0" distL="114300" distR="114300" simplePos="0" relativeHeight="251658274" behindDoc="0" locked="0" layoutInCell="1" allowOverlap="1" wp14:anchorId="265D45EC" wp14:editId="4C04B860">
                <wp:simplePos x="0" y="0"/>
                <wp:positionH relativeFrom="column">
                  <wp:posOffset>50800</wp:posOffset>
                </wp:positionH>
                <wp:positionV relativeFrom="paragraph">
                  <wp:posOffset>5140960</wp:posOffset>
                </wp:positionV>
                <wp:extent cx="5943600" cy="635"/>
                <wp:effectExtent l="0" t="0" r="0" b="0"/>
                <wp:wrapSquare wrapText="bothSides"/>
                <wp:docPr id="9640369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3091B1" w14:textId="75B07E58" w:rsidR="00BF0293" w:rsidRPr="00EF525A" w:rsidRDefault="00BF0293" w:rsidP="00FC2CAD">
                            <w:pPr>
                              <w:pStyle w:val="Caption"/>
                              <w:rPr>
                                <w:noProof/>
                              </w:rPr>
                            </w:pPr>
                            <w:r>
                              <w:t xml:space="preserve">Figure </w:t>
                            </w:r>
                            <w:fldSimple w:instr=" SEQ Figure \* ARABIC ">
                              <w:ins w:id="69" w:author="Elvado Temgoua" w:date="2026-08-21T20:58:00Z" w16du:dateUtc="2026-08-21T19:58:00Z">
                                <w:r w:rsidR="008C4724">
                                  <w:rPr>
                                    <w:noProof/>
                                  </w:rPr>
                                  <w:t>26</w:t>
                                </w:r>
                              </w:ins>
                              <w:del w:id="70" w:author="Elvado Temgoua" w:date="2026-08-21T20:58:00Z" w16du:dateUtc="2026-08-21T19:58:00Z">
                                <w:r w:rsidR="00916420" w:rsidDel="008C4724">
                                  <w:rPr>
                                    <w:noProof/>
                                  </w:rPr>
                                  <w:delText>25</w:delText>
                                </w:r>
                              </w:del>
                            </w:fldSimple>
                            <w:r>
                              <w:t xml:space="preserve"> MVC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5D45EC" id="_x0000_s1053" type="#_x0000_t202" style="position:absolute;left:0;text-align:left;margin-left:4pt;margin-top:404.8pt;width:468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Ej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fT+ZjamkKTY7OY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" stroked="f">
                <v:textbox style="mso-fit-shape-to-text:t" inset="0,0,0,0">
                  <w:txbxContent>
                    <w:p w14:paraId="3C3091B1" w14:textId="75B07E58" w:rsidR="00BF0293" w:rsidRPr="00EF525A" w:rsidRDefault="00BF0293" w:rsidP="00FC2CAD">
                      <w:pPr>
                        <w:pStyle w:val="Caption"/>
                        <w:rPr>
                          <w:noProof/>
                        </w:rPr>
                      </w:pPr>
                      <w:r>
                        <w:t xml:space="preserve">Figure </w:t>
                      </w:r>
                      <w:fldSimple w:instr=" SEQ Figure \* ARABIC ">
                        <w:ins w:id="71" w:author="Elvado Temgoua" w:date="2026-08-21T20:58:00Z" w16du:dateUtc="2026-08-21T19:58:00Z">
                          <w:r w:rsidR="008C4724">
                            <w:rPr>
                              <w:noProof/>
                            </w:rPr>
                            <w:t>26</w:t>
                          </w:r>
                        </w:ins>
                        <w:del w:id="72" w:author="Elvado Temgoua" w:date="2026-08-21T20:58:00Z" w16du:dateUtc="2026-08-21T19:58:00Z">
                          <w:r w:rsidR="00916420" w:rsidDel="008C4724">
                            <w:rPr>
                              <w:noProof/>
                            </w:rPr>
                            <w:delText>25</w:delText>
                          </w:r>
                        </w:del>
                      </w:fldSimple>
                      <w:r>
                        <w:t xml:space="preserve"> MVC Architecture</w:t>
                      </w:r>
                    </w:p>
                  </w:txbxContent>
                </v:textbox>
                <w10:wrap type="square"/>
              </v:shape>
            </w:pict>
          </mc:Fallback>
        </mc:AlternateContent>
      </w:r>
      <w:r>
        <w:rPr>
          <w:noProof/>
        </w:rPr>
        <w:drawing>
          <wp:anchor distT="0" distB="0" distL="114300" distR="114300" simplePos="0" relativeHeight="251658273" behindDoc="0" locked="0" layoutInCell="1" allowOverlap="1" wp14:anchorId="0375D289" wp14:editId="3B45B2F9">
            <wp:simplePos x="0" y="0"/>
            <wp:positionH relativeFrom="column">
              <wp:posOffset>50800</wp:posOffset>
            </wp:positionH>
            <wp:positionV relativeFrom="paragraph">
              <wp:posOffset>1097280</wp:posOffset>
            </wp:positionV>
            <wp:extent cx="5943600" cy="4457700"/>
            <wp:effectExtent l="0" t="0" r="0" b="0"/>
            <wp:wrapSquare wrapText="bothSides"/>
            <wp:docPr id="2053768255" name="Picture 35" descr="MVC - Glossary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VC - Glossary | MDN"/>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anchor>
        </w:drawing>
      </w:r>
      <w:r w:rsidR="00C26130" w:rsidRPr="00C26130">
        <w:t>MVC is popular as it isolates the application logic from the user interface and supports separation of concerns. Here the controller receives all requests for the application then works with the model to prepare data needed by the view. The view then uses the data prepared by the controller to produce a final response. The MVC can be represented as follows:</w:t>
      </w:r>
    </w:p>
    <w:p w14:paraId="162076D3" w14:textId="245CC20D" w:rsidR="00341786" w:rsidRDefault="00341786">
      <w:pPr>
        <w:jc w:val="left"/>
      </w:pPr>
      <w:r>
        <w:br w:type="page"/>
      </w:r>
    </w:p>
    <w:p w14:paraId="158D3AF3" w14:textId="79C73DDF" w:rsidR="00341786" w:rsidRDefault="00B5177C" w:rsidP="0080103F">
      <w:pPr>
        <w:pStyle w:val="Heading1"/>
        <w:numPr>
          <w:ilvl w:val="1"/>
          <w:numId w:val="19"/>
        </w:numPr>
      </w:pPr>
      <w:r>
        <w:lastRenderedPageBreak/>
        <w:t>RELATED UML DIAGRAMS</w:t>
      </w:r>
    </w:p>
    <w:p w14:paraId="695D1750" w14:textId="14E11F39" w:rsidR="00B5177C" w:rsidRDefault="00B5177C" w:rsidP="0080103F">
      <w:pPr>
        <w:pStyle w:val="Heading2"/>
        <w:numPr>
          <w:ilvl w:val="0"/>
          <w:numId w:val="40"/>
        </w:numPr>
      </w:pPr>
      <w:r>
        <w:t>Class Diagram</w:t>
      </w:r>
    </w:p>
    <w:p w14:paraId="4884D10B" w14:textId="69CC0563" w:rsidR="00B5177C" w:rsidRDefault="00B5177C" w:rsidP="0080103F">
      <w:pPr>
        <w:pStyle w:val="Heading3"/>
        <w:numPr>
          <w:ilvl w:val="0"/>
          <w:numId w:val="41"/>
        </w:numPr>
      </w:pPr>
      <w:r>
        <w:t>Definition</w:t>
      </w:r>
    </w:p>
    <w:p w14:paraId="105772D1" w14:textId="24DFC287" w:rsidR="00FD1A62" w:rsidRDefault="00FD1A62" w:rsidP="00FD1A62">
      <w:pPr>
        <w:spacing w:line="360" w:lineRule="auto"/>
        <w:ind w:firstLine="720"/>
      </w:pPr>
      <w:r w:rsidRPr="00FD1A62">
        <w:t>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w:t>
      </w:r>
    </w:p>
    <w:p w14:paraId="46DBE65A" w14:textId="035B2ED3" w:rsidR="00FD1A62" w:rsidRDefault="00FD1A62" w:rsidP="0080103F">
      <w:pPr>
        <w:pStyle w:val="Heading3"/>
        <w:numPr>
          <w:ilvl w:val="0"/>
          <w:numId w:val="41"/>
        </w:numPr>
      </w:pPr>
      <w:r>
        <w:t>Formalism</w:t>
      </w:r>
    </w:p>
    <w:p w14:paraId="7B87CF1D" w14:textId="77777777" w:rsidR="00AD745E" w:rsidRDefault="00AD745E" w:rsidP="00FC2CAD">
      <w:pPr>
        <w:keepNext/>
      </w:pPr>
      <w:r w:rsidRPr="00AD745E">
        <w:rPr>
          <w:noProof/>
        </w:rPr>
        <w:drawing>
          <wp:inline distT="0" distB="0" distL="0" distR="0" wp14:anchorId="692A1FCA" wp14:editId="35072572">
            <wp:extent cx="5943600" cy="3357245"/>
            <wp:effectExtent l="0" t="0" r="0" b="0"/>
            <wp:docPr id="4200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5099" name=""/>
                    <pic:cNvPicPr/>
                  </pic:nvPicPr>
                  <pic:blipFill>
                    <a:blip r:embed="rId77"/>
                    <a:stretch>
                      <a:fillRect/>
                    </a:stretch>
                  </pic:blipFill>
                  <pic:spPr>
                    <a:xfrm>
                      <a:off x="0" y="0"/>
                      <a:ext cx="5943600" cy="3357245"/>
                    </a:xfrm>
                    <a:prstGeom prst="rect">
                      <a:avLst/>
                    </a:prstGeom>
                  </pic:spPr>
                </pic:pic>
              </a:graphicData>
            </a:graphic>
          </wp:inline>
        </w:drawing>
      </w:r>
    </w:p>
    <w:p w14:paraId="152F024E" w14:textId="2150FFB6" w:rsidR="00FD1A62" w:rsidRDefault="00AD745E" w:rsidP="00AD745E">
      <w:pPr>
        <w:pStyle w:val="Caption"/>
      </w:pPr>
      <w:r>
        <w:t xml:space="preserve">Figure </w:t>
      </w:r>
      <w:fldSimple w:instr=" SEQ Figure \* ARABIC ">
        <w:ins w:id="73" w:author="Elvado Temgoua" w:date="2026-08-21T20:58:00Z" w16du:dateUtc="2026-08-21T19:58:00Z">
          <w:r w:rsidR="008C4724">
            <w:rPr>
              <w:noProof/>
            </w:rPr>
            <w:t>27</w:t>
          </w:r>
        </w:ins>
        <w:del w:id="74" w:author="Elvado Temgoua" w:date="2026-08-21T20:58:00Z" w16du:dateUtc="2026-08-21T19:58:00Z">
          <w:r w:rsidR="00916420" w:rsidDel="008C4724">
            <w:rPr>
              <w:noProof/>
            </w:rPr>
            <w:delText>26</w:delText>
          </w:r>
        </w:del>
      </w:fldSimple>
      <w:r>
        <w:t xml:space="preserve"> Class diagram formalism</w:t>
      </w:r>
    </w:p>
    <w:p w14:paraId="5778573C" w14:textId="77777777" w:rsidR="00E83CC4" w:rsidRDefault="00E83CC4" w:rsidP="00E83CC4"/>
    <w:p w14:paraId="40B7B7E0" w14:textId="77777777" w:rsidR="00E83CC4" w:rsidRDefault="00E83CC4" w:rsidP="00E83CC4"/>
    <w:p w14:paraId="357897A8" w14:textId="77777777" w:rsidR="00E83CC4" w:rsidRDefault="00E83CC4" w:rsidP="00E83CC4"/>
    <w:p w14:paraId="7B53E20D" w14:textId="77777777" w:rsidR="00E83CC4" w:rsidRDefault="00E83CC4" w:rsidP="00E83CC4"/>
    <w:p w14:paraId="3AFCBF57" w14:textId="77777777" w:rsidR="00E83CC4" w:rsidRDefault="00E83CC4" w:rsidP="00E83CC4"/>
    <w:p w14:paraId="53AC165F" w14:textId="77777777" w:rsidR="00E83CC4" w:rsidRDefault="00E83CC4" w:rsidP="00E83CC4"/>
    <w:p w14:paraId="4FFE5ABD" w14:textId="4886E506" w:rsidR="00E83CC4" w:rsidRPr="00E83CC4" w:rsidRDefault="00E83CC4" w:rsidP="0080103F">
      <w:pPr>
        <w:pStyle w:val="Heading3"/>
        <w:numPr>
          <w:ilvl w:val="0"/>
          <w:numId w:val="41"/>
        </w:numPr>
      </w:pPr>
      <w:r>
        <w:lastRenderedPageBreak/>
        <w:t>Class diagram components</w:t>
      </w:r>
    </w:p>
    <w:p w14:paraId="6336D6F2" w14:textId="63495DF5" w:rsidR="00E83CC4" w:rsidRDefault="00E83CC4" w:rsidP="00FC2CAD">
      <w:pPr>
        <w:pStyle w:val="Caption"/>
        <w:keepNext/>
      </w:pPr>
      <w:r>
        <w:t xml:space="preserve">Table </w:t>
      </w:r>
      <w:fldSimple w:instr=" SEQ Table \* ARABIC ">
        <w:r w:rsidR="00A00418">
          <w:rPr>
            <w:noProof/>
          </w:rPr>
          <w:t>17</w:t>
        </w:r>
      </w:fldSimple>
      <w:r>
        <w:t xml:space="preserve"> Elements of the class diagram</w:t>
      </w:r>
    </w:p>
    <w:tbl>
      <w:tblPr>
        <w:tblStyle w:val="GridTable4-Accent2"/>
        <w:tblW w:w="10442" w:type="dxa"/>
        <w:tblLook w:val="04A0" w:firstRow="1" w:lastRow="0" w:firstColumn="1" w:lastColumn="0" w:noHBand="0" w:noVBand="1"/>
      </w:tblPr>
      <w:tblGrid>
        <w:gridCol w:w="2065"/>
        <w:gridCol w:w="3870"/>
        <w:gridCol w:w="4507"/>
      </w:tblGrid>
      <w:tr w:rsidR="00E83CC4" w14:paraId="73079712" w14:textId="77777777" w:rsidTr="00FC2CAD">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065" w:type="dxa"/>
          </w:tcPr>
          <w:p w14:paraId="186F74CA" w14:textId="77777777" w:rsidR="00E83CC4" w:rsidRDefault="00E83CC4" w:rsidP="00BF6A33">
            <w:pPr>
              <w:spacing w:line="259" w:lineRule="auto"/>
              <w:ind w:left="1"/>
              <w:jc w:val="left"/>
            </w:pPr>
            <w:r>
              <w:rPr>
                <w:color w:val="FFFFFF"/>
                <w:sz w:val="32"/>
              </w:rPr>
              <w:t>Element</w:t>
            </w:r>
            <w:r>
              <w:rPr>
                <w:color w:val="FFFFFF"/>
              </w:rPr>
              <w:t xml:space="preserve"> </w:t>
            </w:r>
          </w:p>
        </w:tc>
        <w:tc>
          <w:tcPr>
            <w:tcW w:w="3870" w:type="dxa"/>
          </w:tcPr>
          <w:p w14:paraId="06E0306B" w14:textId="77777777" w:rsidR="00E83CC4" w:rsidRDefault="00E83CC4" w:rsidP="00BF6A33">
            <w:pPr>
              <w:spacing w:line="259" w:lineRule="auto"/>
              <w:ind w:left="1"/>
              <w:jc w:val="left"/>
              <w:cnfStyle w:val="100000000000" w:firstRow="1" w:lastRow="0" w:firstColumn="0" w:lastColumn="0" w:oddVBand="0" w:evenVBand="0" w:oddHBand="0" w:evenHBand="0" w:firstRowFirstColumn="0" w:firstRowLastColumn="0" w:lastRowFirstColumn="0" w:lastRowLastColumn="0"/>
            </w:pPr>
            <w:r>
              <w:rPr>
                <w:color w:val="FFFFFF"/>
                <w:sz w:val="32"/>
              </w:rPr>
              <w:t>Representation</w:t>
            </w:r>
            <w:r>
              <w:rPr>
                <w:color w:val="FFFFFF"/>
              </w:rPr>
              <w:t xml:space="preserve"> </w:t>
            </w:r>
          </w:p>
        </w:tc>
        <w:tc>
          <w:tcPr>
            <w:tcW w:w="4507" w:type="dxa"/>
          </w:tcPr>
          <w:p w14:paraId="61AE33D7" w14:textId="77777777" w:rsidR="00E83CC4" w:rsidRDefault="00E83CC4" w:rsidP="00BF6A33">
            <w:pPr>
              <w:spacing w:line="259" w:lineRule="auto"/>
              <w:ind w:left="1"/>
              <w:jc w:val="left"/>
              <w:cnfStyle w:val="100000000000" w:firstRow="1" w:lastRow="0" w:firstColumn="0" w:lastColumn="0" w:oddVBand="0" w:evenVBand="0" w:oddHBand="0" w:evenHBand="0" w:firstRowFirstColumn="0" w:firstRowLastColumn="0" w:lastRowFirstColumn="0" w:lastRowLastColumn="0"/>
            </w:pPr>
            <w:r>
              <w:rPr>
                <w:color w:val="FFFFFF"/>
                <w:sz w:val="32"/>
              </w:rPr>
              <w:t>Description</w:t>
            </w:r>
            <w:r>
              <w:rPr>
                <w:color w:val="FFFFFF"/>
              </w:rPr>
              <w:t xml:space="preserve"> </w:t>
            </w:r>
          </w:p>
        </w:tc>
      </w:tr>
      <w:tr w:rsidR="00E83CC4" w:rsidRPr="00CF6513" w14:paraId="27E2EBF0" w14:textId="77777777" w:rsidTr="00FC2CAD">
        <w:trPr>
          <w:cnfStyle w:val="000000100000" w:firstRow="0" w:lastRow="0" w:firstColumn="0" w:lastColumn="0" w:oddVBand="0" w:evenVBand="0" w:oddHBand="1" w:evenHBand="0" w:firstRowFirstColumn="0" w:firstRowLastColumn="0" w:lastRowFirstColumn="0" w:lastRowLastColumn="0"/>
          <w:trHeight w:val="1154"/>
        </w:trPr>
        <w:tc>
          <w:tcPr>
            <w:cnfStyle w:val="001000000000" w:firstRow="0" w:lastRow="0" w:firstColumn="1" w:lastColumn="0" w:oddVBand="0" w:evenVBand="0" w:oddHBand="0" w:evenHBand="0" w:firstRowFirstColumn="0" w:firstRowLastColumn="0" w:lastRowFirstColumn="0" w:lastRowLastColumn="0"/>
            <w:tcW w:w="2065" w:type="dxa"/>
          </w:tcPr>
          <w:p w14:paraId="053B70D3" w14:textId="77777777" w:rsidR="00E83CC4" w:rsidRDefault="00E83CC4" w:rsidP="00BF6A33">
            <w:pPr>
              <w:spacing w:line="259" w:lineRule="auto"/>
              <w:ind w:left="1"/>
              <w:jc w:val="left"/>
            </w:pPr>
            <w:r>
              <w:t xml:space="preserve">Class  </w:t>
            </w:r>
          </w:p>
        </w:tc>
        <w:tc>
          <w:tcPr>
            <w:tcW w:w="3870" w:type="dxa"/>
          </w:tcPr>
          <w:p w14:paraId="5463F5B0" w14:textId="77777777" w:rsidR="00E83CC4" w:rsidRDefault="00E83CC4" w:rsidP="00BF6A33">
            <w:pPr>
              <w:spacing w:line="259" w:lineRule="auto"/>
              <w:ind w:right="118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D260C01" wp14:editId="37A78869">
                  <wp:extent cx="1224915" cy="654685"/>
                  <wp:effectExtent l="0" t="0" r="0" b="0"/>
                  <wp:docPr id="12864" name="Picture 12864"/>
                  <wp:cNvGraphicFramePr/>
                  <a:graphic xmlns:a="http://schemas.openxmlformats.org/drawingml/2006/main">
                    <a:graphicData uri="http://schemas.openxmlformats.org/drawingml/2006/picture">
                      <pic:pic xmlns:pic="http://schemas.openxmlformats.org/drawingml/2006/picture">
                        <pic:nvPicPr>
                          <pic:cNvPr id="12864" name="Picture 12864"/>
                          <pic:cNvPicPr/>
                        </pic:nvPicPr>
                        <pic:blipFill>
                          <a:blip r:embed="rId78"/>
                          <a:stretch>
                            <a:fillRect/>
                          </a:stretch>
                        </pic:blipFill>
                        <pic:spPr>
                          <a:xfrm>
                            <a:off x="0" y="0"/>
                            <a:ext cx="1224915" cy="655117"/>
                          </a:xfrm>
                          <a:prstGeom prst="rect">
                            <a:avLst/>
                          </a:prstGeom>
                        </pic:spPr>
                      </pic:pic>
                    </a:graphicData>
                  </a:graphic>
                </wp:inline>
              </w:drawing>
            </w:r>
            <w:r>
              <w:t xml:space="preserve">  </w:t>
            </w:r>
          </w:p>
        </w:tc>
        <w:tc>
          <w:tcPr>
            <w:tcW w:w="4507" w:type="dxa"/>
          </w:tcPr>
          <w:p w14:paraId="19D55322" w14:textId="670FB2AC" w:rsidR="00E83CC4" w:rsidRDefault="00E83CC4" w:rsidP="00FC2CAD">
            <w:pPr>
              <w:spacing w:line="259" w:lineRule="auto"/>
              <w:ind w:left="1" w:right="82"/>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class is an element that defines the attributes and </w:t>
            </w:r>
            <w:r w:rsidR="00545DD7">
              <w:rPr>
                <w:lang w:val="en-GB"/>
              </w:rPr>
              <w:t>behaviours</w:t>
            </w:r>
            <w:r>
              <w:rPr>
                <w:lang w:val="en-GB"/>
              </w:rPr>
              <w:t xml:space="preserve"> that an object is able to generate  </w:t>
            </w:r>
          </w:p>
        </w:tc>
      </w:tr>
      <w:tr w:rsidR="00E83CC4" w:rsidRPr="00CF6513" w14:paraId="430273D4" w14:textId="77777777" w:rsidTr="00FC2CAD">
        <w:trPr>
          <w:trHeight w:val="1270"/>
        </w:trPr>
        <w:tc>
          <w:tcPr>
            <w:cnfStyle w:val="001000000000" w:firstRow="0" w:lastRow="0" w:firstColumn="1" w:lastColumn="0" w:oddVBand="0" w:evenVBand="0" w:oddHBand="0" w:evenHBand="0" w:firstRowFirstColumn="0" w:firstRowLastColumn="0" w:lastRowFirstColumn="0" w:lastRowLastColumn="0"/>
            <w:tcW w:w="2065" w:type="dxa"/>
          </w:tcPr>
          <w:p w14:paraId="47820C96" w14:textId="77777777" w:rsidR="00E83CC4" w:rsidRDefault="00E83CC4" w:rsidP="00BF6A33">
            <w:pPr>
              <w:spacing w:line="259" w:lineRule="auto"/>
              <w:ind w:left="1"/>
              <w:jc w:val="left"/>
            </w:pPr>
            <w:r>
              <w:t xml:space="preserve">Composition  </w:t>
            </w:r>
          </w:p>
        </w:tc>
        <w:tc>
          <w:tcPr>
            <w:tcW w:w="3870" w:type="dxa"/>
          </w:tcPr>
          <w:p w14:paraId="6329AB62" w14:textId="77777777" w:rsidR="00E83CC4" w:rsidRDefault="00E83CC4" w:rsidP="00BF6A33">
            <w:pPr>
              <w:spacing w:line="259"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28FC56" wp14:editId="0C654111">
                  <wp:extent cx="1578610" cy="494665"/>
                  <wp:effectExtent l="0" t="0" r="0" b="0"/>
                  <wp:docPr id="12866" name="Picture 12866"/>
                  <wp:cNvGraphicFramePr/>
                  <a:graphic xmlns:a="http://schemas.openxmlformats.org/drawingml/2006/main">
                    <a:graphicData uri="http://schemas.openxmlformats.org/drawingml/2006/picture">
                      <pic:pic xmlns:pic="http://schemas.openxmlformats.org/drawingml/2006/picture">
                        <pic:nvPicPr>
                          <pic:cNvPr id="12866" name="Picture 12866"/>
                          <pic:cNvPicPr/>
                        </pic:nvPicPr>
                        <pic:blipFill>
                          <a:blip r:embed="rId79"/>
                          <a:stretch>
                            <a:fillRect/>
                          </a:stretch>
                        </pic:blipFill>
                        <pic:spPr>
                          <a:xfrm>
                            <a:off x="0" y="0"/>
                            <a:ext cx="1578610" cy="495224"/>
                          </a:xfrm>
                          <a:prstGeom prst="rect">
                            <a:avLst/>
                          </a:prstGeom>
                        </pic:spPr>
                      </pic:pic>
                    </a:graphicData>
                  </a:graphic>
                </wp:inline>
              </w:drawing>
            </w:r>
            <w:r>
              <w:t xml:space="preserve">  </w:t>
            </w:r>
          </w:p>
        </w:tc>
        <w:tc>
          <w:tcPr>
            <w:tcW w:w="4507" w:type="dxa"/>
          </w:tcPr>
          <w:p w14:paraId="50A0C716" w14:textId="77777777" w:rsidR="00E83CC4" w:rsidRDefault="00E83CC4" w:rsidP="00FC2CAD">
            <w:pPr>
              <w:spacing w:line="259" w:lineRule="auto"/>
              <w:ind w:left="1" w:right="61"/>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If a parent of a composite is deleted, usually, all of its parts are deleted with it.  </w:t>
            </w:r>
          </w:p>
        </w:tc>
      </w:tr>
      <w:tr w:rsidR="00E83CC4" w:rsidRPr="00CF6513" w14:paraId="56F9C65A" w14:textId="77777777" w:rsidTr="00FC2CAD">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2065" w:type="dxa"/>
          </w:tcPr>
          <w:p w14:paraId="502267E1" w14:textId="77777777" w:rsidR="00E83CC4" w:rsidRDefault="00E83CC4" w:rsidP="00BF6A33">
            <w:pPr>
              <w:spacing w:line="259" w:lineRule="auto"/>
              <w:ind w:left="1"/>
              <w:jc w:val="left"/>
            </w:pPr>
            <w:r>
              <w:t xml:space="preserve">Aggregation  </w:t>
            </w:r>
          </w:p>
        </w:tc>
        <w:tc>
          <w:tcPr>
            <w:tcW w:w="3870" w:type="dxa"/>
          </w:tcPr>
          <w:p w14:paraId="52F7F0BD" w14:textId="77777777" w:rsidR="00E83CC4" w:rsidRDefault="00E83CC4" w:rsidP="00BF6A33">
            <w:pPr>
              <w:spacing w:line="259"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37DEA24" wp14:editId="308C2D10">
                  <wp:extent cx="1577340" cy="493395"/>
                  <wp:effectExtent l="0" t="0" r="0" b="0"/>
                  <wp:docPr id="12868" name="Picture 12868"/>
                  <wp:cNvGraphicFramePr/>
                  <a:graphic xmlns:a="http://schemas.openxmlformats.org/drawingml/2006/main">
                    <a:graphicData uri="http://schemas.openxmlformats.org/drawingml/2006/picture">
                      <pic:pic xmlns:pic="http://schemas.openxmlformats.org/drawingml/2006/picture">
                        <pic:nvPicPr>
                          <pic:cNvPr id="12868" name="Picture 12868"/>
                          <pic:cNvPicPr/>
                        </pic:nvPicPr>
                        <pic:blipFill>
                          <a:blip r:embed="rId79"/>
                          <a:stretch>
                            <a:fillRect/>
                          </a:stretch>
                        </pic:blipFill>
                        <pic:spPr>
                          <a:xfrm>
                            <a:off x="0" y="0"/>
                            <a:ext cx="1577594" cy="493395"/>
                          </a:xfrm>
                          <a:prstGeom prst="rect">
                            <a:avLst/>
                          </a:prstGeom>
                        </pic:spPr>
                      </pic:pic>
                    </a:graphicData>
                  </a:graphic>
                </wp:inline>
              </w:drawing>
            </w:r>
            <w:r>
              <w:t xml:space="preserve">  </w:t>
            </w:r>
          </w:p>
        </w:tc>
        <w:tc>
          <w:tcPr>
            <w:tcW w:w="4507" w:type="dxa"/>
          </w:tcPr>
          <w:p w14:paraId="0CDB5FE0" w14:textId="604667FE" w:rsidR="00E83CC4" w:rsidRDefault="00E83CC4" w:rsidP="00FC2CAD">
            <w:pPr>
              <w:spacing w:line="259" w:lineRule="auto"/>
              <w:ind w:left="1" w:right="6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If the parent of the aggregate is deleted, usually the children are not del.  </w:t>
            </w:r>
          </w:p>
        </w:tc>
      </w:tr>
      <w:tr w:rsidR="00E83CC4" w:rsidRPr="00CF6513" w14:paraId="75585A4B" w14:textId="77777777" w:rsidTr="00FC2CAD">
        <w:trPr>
          <w:trHeight w:val="1441"/>
        </w:trPr>
        <w:tc>
          <w:tcPr>
            <w:cnfStyle w:val="001000000000" w:firstRow="0" w:lastRow="0" w:firstColumn="1" w:lastColumn="0" w:oddVBand="0" w:evenVBand="0" w:oddHBand="0" w:evenHBand="0" w:firstRowFirstColumn="0" w:firstRowLastColumn="0" w:lastRowFirstColumn="0" w:lastRowLastColumn="0"/>
            <w:tcW w:w="2065" w:type="dxa"/>
          </w:tcPr>
          <w:p w14:paraId="473B4A74" w14:textId="77777777" w:rsidR="00E83CC4" w:rsidRDefault="00E83CC4" w:rsidP="00BF6A33">
            <w:pPr>
              <w:spacing w:line="259" w:lineRule="auto"/>
              <w:ind w:left="1"/>
              <w:jc w:val="left"/>
            </w:pPr>
            <w:r>
              <w:t xml:space="preserve">Dependency   </w:t>
            </w:r>
          </w:p>
        </w:tc>
        <w:tc>
          <w:tcPr>
            <w:tcW w:w="3870" w:type="dxa"/>
          </w:tcPr>
          <w:p w14:paraId="48A42339" w14:textId="77777777" w:rsidR="00E83CC4" w:rsidRDefault="00E83CC4" w:rsidP="00BF6A33">
            <w:pPr>
              <w:spacing w:line="259" w:lineRule="auto"/>
              <w:ind w:right="491"/>
              <w:jc w:val="righ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58275" behindDoc="0" locked="0" layoutInCell="1" allowOverlap="1" wp14:anchorId="0CA98B51" wp14:editId="12336038">
                  <wp:simplePos x="0" y="0"/>
                  <wp:positionH relativeFrom="column">
                    <wp:posOffset>81491</wp:posOffset>
                  </wp:positionH>
                  <wp:positionV relativeFrom="paragraph">
                    <wp:posOffset>62442</wp:posOffset>
                  </wp:positionV>
                  <wp:extent cx="1661795" cy="671830"/>
                  <wp:effectExtent l="0" t="0" r="0" b="0"/>
                  <wp:wrapSquare wrapText="bothSides"/>
                  <wp:docPr id="12870" name="Picture 12870"/>
                  <wp:cNvGraphicFramePr/>
                  <a:graphic xmlns:a="http://schemas.openxmlformats.org/drawingml/2006/main">
                    <a:graphicData uri="http://schemas.openxmlformats.org/drawingml/2006/picture">
                      <pic:pic xmlns:pic="http://schemas.openxmlformats.org/drawingml/2006/picture">
                        <pic:nvPicPr>
                          <pic:cNvPr id="12870" name="Picture 12870"/>
                          <pic:cNvPicPr/>
                        </pic:nvPicPr>
                        <pic:blipFill>
                          <a:blip r:embed="rId80">
                            <a:extLst>
                              <a:ext uri="{28A0092B-C50C-407E-A947-70E740481C1C}">
                                <a14:useLocalDpi xmlns:a14="http://schemas.microsoft.com/office/drawing/2010/main" val="0"/>
                              </a:ext>
                            </a:extLst>
                          </a:blip>
                          <a:stretch>
                            <a:fillRect/>
                          </a:stretch>
                        </pic:blipFill>
                        <pic:spPr>
                          <a:xfrm>
                            <a:off x="0" y="0"/>
                            <a:ext cx="1661795" cy="671830"/>
                          </a:xfrm>
                          <a:prstGeom prst="rect">
                            <a:avLst/>
                          </a:prstGeom>
                        </pic:spPr>
                      </pic:pic>
                    </a:graphicData>
                  </a:graphic>
                </wp:anchor>
              </w:drawing>
            </w:r>
            <w:r>
              <w:t xml:space="preserve">  </w:t>
            </w:r>
          </w:p>
        </w:tc>
        <w:tc>
          <w:tcPr>
            <w:tcW w:w="4507" w:type="dxa"/>
          </w:tcPr>
          <w:p w14:paraId="5BE82ECD" w14:textId="77777777" w:rsidR="00E83CC4" w:rsidRDefault="00E83CC4" w:rsidP="00FC2CAD">
            <w:pPr>
              <w:spacing w:line="259" w:lineRule="auto"/>
              <w:ind w:left="1" w:right="96"/>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It existed between two classes, if one changes it may cause the change in the order, but the other way around.   </w:t>
            </w:r>
          </w:p>
        </w:tc>
      </w:tr>
      <w:tr w:rsidR="00E83CC4" w:rsidRPr="00CF6513" w14:paraId="32090105" w14:textId="77777777" w:rsidTr="00FC2CAD">
        <w:trPr>
          <w:cnfStyle w:val="000000100000" w:firstRow="0" w:lastRow="0" w:firstColumn="0" w:lastColumn="0" w:oddVBand="0" w:evenVBand="0" w:oddHBand="1" w:evenHBand="0" w:firstRowFirstColumn="0" w:firstRowLastColumn="0" w:lastRowFirstColumn="0" w:lastRowLastColumn="0"/>
          <w:trHeight w:val="2136"/>
        </w:trPr>
        <w:tc>
          <w:tcPr>
            <w:cnfStyle w:val="001000000000" w:firstRow="0" w:lastRow="0" w:firstColumn="1" w:lastColumn="0" w:oddVBand="0" w:evenVBand="0" w:oddHBand="0" w:evenHBand="0" w:firstRowFirstColumn="0" w:firstRowLastColumn="0" w:lastRowFirstColumn="0" w:lastRowLastColumn="0"/>
            <w:tcW w:w="2065" w:type="dxa"/>
          </w:tcPr>
          <w:p w14:paraId="598CD7B2" w14:textId="77777777" w:rsidR="00E83CC4" w:rsidRDefault="00E83CC4" w:rsidP="00BF6A33">
            <w:pPr>
              <w:spacing w:line="259" w:lineRule="auto"/>
              <w:jc w:val="left"/>
            </w:pPr>
            <w:r>
              <w:t xml:space="preserve">Generalization   </w:t>
            </w:r>
          </w:p>
        </w:tc>
        <w:tc>
          <w:tcPr>
            <w:tcW w:w="3870" w:type="dxa"/>
          </w:tcPr>
          <w:p w14:paraId="0B3BA999" w14:textId="4BA170B6" w:rsidR="00E83CC4" w:rsidRDefault="00E83CC4" w:rsidP="00BF6A33">
            <w:pPr>
              <w:spacing w:after="78" w:line="259" w:lineRule="auto"/>
              <w:ind w:left="1"/>
              <w:jc w:val="lef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658276" behindDoc="0" locked="0" layoutInCell="1" allowOverlap="1" wp14:anchorId="77541274" wp14:editId="773C6383">
                  <wp:simplePos x="0" y="0"/>
                  <wp:positionH relativeFrom="column">
                    <wp:posOffset>132504</wp:posOffset>
                  </wp:positionH>
                  <wp:positionV relativeFrom="paragraph">
                    <wp:posOffset>194521</wp:posOffset>
                  </wp:positionV>
                  <wp:extent cx="1959610" cy="995045"/>
                  <wp:effectExtent l="0" t="0" r="2540" b="0"/>
                  <wp:wrapSquare wrapText="bothSides"/>
                  <wp:docPr id="13018" name="Picture 13018"/>
                  <wp:cNvGraphicFramePr/>
                  <a:graphic xmlns:a="http://schemas.openxmlformats.org/drawingml/2006/main">
                    <a:graphicData uri="http://schemas.openxmlformats.org/drawingml/2006/picture">
                      <pic:pic xmlns:pic="http://schemas.openxmlformats.org/drawingml/2006/picture">
                        <pic:nvPicPr>
                          <pic:cNvPr id="13018" name="Picture 13018"/>
                          <pic:cNvPicPr/>
                        </pic:nvPicPr>
                        <pic:blipFill>
                          <a:blip r:embed="rId81">
                            <a:extLst>
                              <a:ext uri="{28A0092B-C50C-407E-A947-70E740481C1C}">
                                <a14:useLocalDpi xmlns:a14="http://schemas.microsoft.com/office/drawing/2010/main" val="0"/>
                              </a:ext>
                            </a:extLst>
                          </a:blip>
                          <a:stretch>
                            <a:fillRect/>
                          </a:stretch>
                        </pic:blipFill>
                        <pic:spPr>
                          <a:xfrm>
                            <a:off x="0" y="0"/>
                            <a:ext cx="1959610" cy="995045"/>
                          </a:xfrm>
                          <a:prstGeom prst="rect">
                            <a:avLst/>
                          </a:prstGeom>
                        </pic:spPr>
                      </pic:pic>
                    </a:graphicData>
                  </a:graphic>
                </wp:anchor>
              </w:drawing>
            </w:r>
            <w:r>
              <w:t xml:space="preserve">  </w:t>
            </w:r>
          </w:p>
          <w:p w14:paraId="0AE61592" w14:textId="6EE112F7" w:rsidR="00E83CC4" w:rsidRDefault="00E83CC4" w:rsidP="00BF6A33">
            <w:pPr>
              <w:spacing w:line="259" w:lineRule="auto"/>
              <w:ind w:right="25"/>
              <w:jc w:val="right"/>
              <w:cnfStyle w:val="000000100000" w:firstRow="0" w:lastRow="0" w:firstColumn="0" w:lastColumn="0" w:oddVBand="0" w:evenVBand="0" w:oddHBand="1" w:evenHBand="0" w:firstRowFirstColumn="0" w:firstRowLastColumn="0" w:lastRowFirstColumn="0" w:lastRowLastColumn="0"/>
            </w:pPr>
            <w:r>
              <w:t xml:space="preserve">  </w:t>
            </w:r>
          </w:p>
        </w:tc>
        <w:tc>
          <w:tcPr>
            <w:tcW w:w="4507" w:type="dxa"/>
          </w:tcPr>
          <w:p w14:paraId="37D6445A" w14:textId="77777777" w:rsidR="00E83CC4" w:rsidRDefault="00E83CC4" w:rsidP="00FC2CAD">
            <w:pPr>
              <w:spacing w:line="259" w:lineRule="auto"/>
              <w:ind w:left="1" w:right="6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It is a type of relationship between two classes where one class (child class) inherits the properties of the other class (parent class).  </w:t>
            </w:r>
          </w:p>
        </w:tc>
      </w:tr>
      <w:tr w:rsidR="00E83CC4" w:rsidRPr="00CF6513" w14:paraId="5ADA20B8" w14:textId="77777777" w:rsidTr="00FC2CAD">
        <w:trPr>
          <w:trHeight w:val="1931"/>
        </w:trPr>
        <w:tc>
          <w:tcPr>
            <w:cnfStyle w:val="001000000000" w:firstRow="0" w:lastRow="0" w:firstColumn="1" w:lastColumn="0" w:oddVBand="0" w:evenVBand="0" w:oddHBand="0" w:evenHBand="0" w:firstRowFirstColumn="0" w:firstRowLastColumn="0" w:lastRowFirstColumn="0" w:lastRowLastColumn="0"/>
            <w:tcW w:w="2065" w:type="dxa"/>
          </w:tcPr>
          <w:p w14:paraId="1E78EBDE" w14:textId="77777777" w:rsidR="00E83CC4" w:rsidRDefault="00E83CC4" w:rsidP="00BF6A33">
            <w:pPr>
              <w:spacing w:line="259" w:lineRule="auto"/>
              <w:jc w:val="left"/>
            </w:pPr>
            <w:r>
              <w:t xml:space="preserve">Association  </w:t>
            </w:r>
          </w:p>
        </w:tc>
        <w:tc>
          <w:tcPr>
            <w:tcW w:w="3870" w:type="dxa"/>
          </w:tcPr>
          <w:p w14:paraId="1FFD6F54" w14:textId="77777777" w:rsidR="00E83CC4" w:rsidRDefault="00E83CC4" w:rsidP="00BF6A33">
            <w:pPr>
              <w:spacing w:line="259" w:lineRule="auto"/>
              <w:ind w:right="715"/>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58277" behindDoc="0" locked="0" layoutInCell="1" allowOverlap="1" wp14:anchorId="27BF6082" wp14:editId="38F09B8B">
                  <wp:simplePos x="0" y="0"/>
                  <wp:positionH relativeFrom="column">
                    <wp:posOffset>106680</wp:posOffset>
                  </wp:positionH>
                  <wp:positionV relativeFrom="paragraph">
                    <wp:posOffset>118534</wp:posOffset>
                  </wp:positionV>
                  <wp:extent cx="1520190" cy="560705"/>
                  <wp:effectExtent l="0" t="0" r="3810" b="0"/>
                  <wp:wrapSquare wrapText="bothSides"/>
                  <wp:docPr id="13020" name="Picture 13020"/>
                  <wp:cNvGraphicFramePr/>
                  <a:graphic xmlns:a="http://schemas.openxmlformats.org/drawingml/2006/main">
                    <a:graphicData uri="http://schemas.openxmlformats.org/drawingml/2006/picture">
                      <pic:pic xmlns:pic="http://schemas.openxmlformats.org/drawingml/2006/picture">
                        <pic:nvPicPr>
                          <pic:cNvPr id="13020" name="Picture 13020"/>
                          <pic:cNvPicPr/>
                        </pic:nvPicPr>
                        <pic:blipFill>
                          <a:blip r:embed="rId82">
                            <a:extLst>
                              <a:ext uri="{28A0092B-C50C-407E-A947-70E740481C1C}">
                                <a14:useLocalDpi xmlns:a14="http://schemas.microsoft.com/office/drawing/2010/main" val="0"/>
                              </a:ext>
                            </a:extLst>
                          </a:blip>
                          <a:stretch>
                            <a:fillRect/>
                          </a:stretch>
                        </pic:blipFill>
                        <pic:spPr>
                          <a:xfrm>
                            <a:off x="0" y="0"/>
                            <a:ext cx="1520190" cy="560705"/>
                          </a:xfrm>
                          <a:prstGeom prst="rect">
                            <a:avLst/>
                          </a:prstGeom>
                        </pic:spPr>
                      </pic:pic>
                    </a:graphicData>
                  </a:graphic>
                </wp:anchor>
              </w:drawing>
            </w:r>
            <w:r>
              <w:t xml:space="preserve">  </w:t>
            </w:r>
          </w:p>
        </w:tc>
        <w:tc>
          <w:tcPr>
            <w:tcW w:w="4507" w:type="dxa"/>
          </w:tcPr>
          <w:p w14:paraId="58A4AE86" w14:textId="77777777" w:rsidR="00E83CC4" w:rsidRDefault="00E83CC4" w:rsidP="00FC2CAD">
            <w:pPr>
              <w:spacing w:after="1" w:line="354" w:lineRule="auto"/>
              <w:ind w:left="1" w:right="12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It is a general type of relationship between elements, it may include cardinality, roles etc.    </w:t>
            </w:r>
          </w:p>
          <w:p w14:paraId="40C82FAF" w14:textId="77777777" w:rsidR="00E83CC4" w:rsidRDefault="00E83CC4" w:rsidP="00E83CC4">
            <w:pPr>
              <w:spacing w:line="259" w:lineRule="auto"/>
              <w:ind w:left="1"/>
              <w:jc w:val="left"/>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  </w:t>
            </w:r>
          </w:p>
        </w:tc>
      </w:tr>
    </w:tbl>
    <w:p w14:paraId="215DA8DC" w14:textId="77777777" w:rsidR="00AD745E" w:rsidRPr="00AD745E" w:rsidRDefault="00AD745E" w:rsidP="00FC2CAD"/>
    <w:p w14:paraId="728FCA04" w14:textId="77777777" w:rsidR="00341786" w:rsidRPr="00341786" w:rsidRDefault="00341786" w:rsidP="00FC2CAD">
      <w:pPr>
        <w:pStyle w:val="Heading1"/>
      </w:pPr>
    </w:p>
    <w:p w14:paraId="415ED59C" w14:textId="2D672C90" w:rsidR="00E83CC4" w:rsidRDefault="00E83CC4">
      <w:pPr>
        <w:jc w:val="left"/>
      </w:pPr>
      <w:r>
        <w:br w:type="page"/>
      </w:r>
    </w:p>
    <w:p w14:paraId="6A2569C7" w14:textId="2909FD14" w:rsidR="00341786" w:rsidRDefault="00545DD7" w:rsidP="0080103F">
      <w:pPr>
        <w:pStyle w:val="Heading3"/>
        <w:numPr>
          <w:ilvl w:val="0"/>
          <w:numId w:val="41"/>
        </w:numPr>
      </w:pPr>
      <w:r>
        <w:rPr>
          <w:noProof/>
        </w:rPr>
        <w:lastRenderedPageBreak/>
        <w:drawing>
          <wp:anchor distT="0" distB="0" distL="114300" distR="114300" simplePos="0" relativeHeight="251658278" behindDoc="0" locked="0" layoutInCell="1" allowOverlap="1" wp14:anchorId="6DF918F2" wp14:editId="26281224">
            <wp:simplePos x="0" y="0"/>
            <wp:positionH relativeFrom="margin">
              <wp:align>center</wp:align>
            </wp:positionH>
            <wp:positionV relativeFrom="paragraph">
              <wp:posOffset>357278</wp:posOffset>
            </wp:positionV>
            <wp:extent cx="6909435" cy="4920615"/>
            <wp:effectExtent l="0" t="0" r="5715" b="0"/>
            <wp:wrapSquare wrapText="bothSides"/>
            <wp:docPr id="20792042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4288" name="Picture 3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909435" cy="4920615"/>
                    </a:xfrm>
                    <a:prstGeom prst="rect">
                      <a:avLst/>
                    </a:prstGeom>
                  </pic:spPr>
                </pic:pic>
              </a:graphicData>
            </a:graphic>
            <wp14:sizeRelH relativeFrom="margin">
              <wp14:pctWidth>0</wp14:pctWidth>
            </wp14:sizeRelH>
            <wp14:sizeRelV relativeFrom="margin">
              <wp14:pctHeight>0</wp14:pctHeight>
            </wp14:sizeRelV>
          </wp:anchor>
        </w:drawing>
      </w:r>
      <w:r w:rsidR="00E83CC4">
        <w:t>Class diagram</w:t>
      </w:r>
    </w:p>
    <w:p w14:paraId="643C5A2C" w14:textId="55FBD3DF" w:rsidR="008D1938" w:rsidRDefault="00545DD7" w:rsidP="008D1938">
      <w:pPr>
        <w:pStyle w:val="Heading2"/>
      </w:pPr>
      <w:r>
        <w:rPr>
          <w:noProof/>
        </w:rPr>
        <mc:AlternateContent>
          <mc:Choice Requires="wps">
            <w:drawing>
              <wp:anchor distT="0" distB="0" distL="114300" distR="114300" simplePos="0" relativeHeight="251658279" behindDoc="0" locked="0" layoutInCell="1" allowOverlap="1" wp14:anchorId="0E518FEE" wp14:editId="0B12E9A5">
                <wp:simplePos x="0" y="0"/>
                <wp:positionH relativeFrom="column">
                  <wp:posOffset>-365556</wp:posOffset>
                </wp:positionH>
                <wp:positionV relativeFrom="paragraph">
                  <wp:posOffset>5276155</wp:posOffset>
                </wp:positionV>
                <wp:extent cx="6506845" cy="635"/>
                <wp:effectExtent l="0" t="0" r="0" b="0"/>
                <wp:wrapSquare wrapText="bothSides"/>
                <wp:docPr id="1177860884" name="Text Box 1"/>
                <wp:cNvGraphicFramePr/>
                <a:graphic xmlns:a="http://schemas.openxmlformats.org/drawingml/2006/main">
                  <a:graphicData uri="http://schemas.microsoft.com/office/word/2010/wordprocessingShape">
                    <wps:wsp>
                      <wps:cNvSpPr txBox="1"/>
                      <wps:spPr>
                        <a:xfrm>
                          <a:off x="0" y="0"/>
                          <a:ext cx="6506845" cy="635"/>
                        </a:xfrm>
                        <a:prstGeom prst="rect">
                          <a:avLst/>
                        </a:prstGeom>
                        <a:solidFill>
                          <a:prstClr val="white"/>
                        </a:solidFill>
                        <a:ln>
                          <a:noFill/>
                        </a:ln>
                      </wps:spPr>
                      <wps:txbx>
                        <w:txbxContent>
                          <w:p w14:paraId="10332FB0" w14:textId="17C18BF3" w:rsidR="008D1938" w:rsidRPr="00D51EE9" w:rsidRDefault="00E83CC4" w:rsidP="008D1938">
                            <w:pPr>
                              <w:pStyle w:val="Caption"/>
                            </w:pPr>
                            <w:r>
                              <w:t xml:space="preserve">Figure </w:t>
                            </w:r>
                            <w:fldSimple w:instr=" SEQ Figure \* ARABIC ">
                              <w:ins w:id="75" w:author="Elvado Temgoua" w:date="2026-08-21T20:58:00Z" w16du:dateUtc="2026-08-21T19:58:00Z">
                                <w:r w:rsidR="008C4724">
                                  <w:rPr>
                                    <w:noProof/>
                                  </w:rPr>
                                  <w:t>28</w:t>
                                </w:r>
                              </w:ins>
                              <w:del w:id="76" w:author="Elvado Temgoua" w:date="2026-08-21T20:58:00Z" w16du:dateUtc="2026-08-21T19:58:00Z">
                                <w:r w:rsidR="00916420" w:rsidDel="008C4724">
                                  <w:rPr>
                                    <w:noProof/>
                                  </w:rPr>
                                  <w:delText>27</w:delText>
                                </w:r>
                              </w:del>
                            </w:fldSimple>
                            <w: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18FEE" id="_x0000_s1054" type="#_x0000_t202" style="position:absolute;left:0;text-align:left;margin-left:-28.8pt;margin-top:415.45pt;width:512.35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" stroked="f">
                <v:textbox style="mso-fit-shape-to-text:t" inset="0,0,0,0">
                  <w:txbxContent>
                    <w:p w14:paraId="10332FB0" w14:textId="17C18BF3" w:rsidR="008D1938" w:rsidRPr="00D51EE9" w:rsidRDefault="00E83CC4" w:rsidP="008D1938">
                      <w:pPr>
                        <w:pStyle w:val="Caption"/>
                      </w:pPr>
                      <w:r>
                        <w:t xml:space="preserve">Figure </w:t>
                      </w:r>
                      <w:fldSimple w:instr=" SEQ Figure \* ARABIC ">
                        <w:ins w:id="77" w:author="Elvado Temgoua" w:date="2026-08-21T20:58:00Z" w16du:dateUtc="2026-08-21T19:58:00Z">
                          <w:r w:rsidR="008C4724">
                            <w:rPr>
                              <w:noProof/>
                            </w:rPr>
                            <w:t>28</w:t>
                          </w:r>
                        </w:ins>
                        <w:del w:id="78" w:author="Elvado Temgoua" w:date="2026-08-21T20:58:00Z" w16du:dateUtc="2026-08-21T19:58:00Z">
                          <w:r w:rsidR="00916420" w:rsidDel="008C4724">
                            <w:rPr>
                              <w:noProof/>
                            </w:rPr>
                            <w:delText>27</w:delText>
                          </w:r>
                        </w:del>
                      </w:fldSimple>
                      <w:r>
                        <w:t xml:space="preserve"> Class diagram</w:t>
                      </w:r>
                    </w:p>
                  </w:txbxContent>
                </v:textbox>
                <w10:wrap type="square"/>
              </v:shape>
            </w:pict>
          </mc:Fallback>
        </mc:AlternateContent>
      </w:r>
    </w:p>
    <w:p w14:paraId="447C9060" w14:textId="77777777" w:rsidR="00545DD7" w:rsidRPr="00545DD7" w:rsidRDefault="00545DD7" w:rsidP="00A445B6"/>
    <w:p w14:paraId="7D0367DF" w14:textId="77777777" w:rsidR="008D1938" w:rsidRDefault="008D1938" w:rsidP="008D1938">
      <w:pPr>
        <w:pStyle w:val="Heading2"/>
      </w:pPr>
    </w:p>
    <w:p w14:paraId="5FC08797" w14:textId="57FE3C8B" w:rsidR="00341786" w:rsidRDefault="00E35202" w:rsidP="008D1938">
      <w:pPr>
        <w:pStyle w:val="Heading2"/>
        <w:numPr>
          <w:ilvl w:val="0"/>
          <w:numId w:val="40"/>
        </w:numPr>
      </w:pPr>
      <w:r>
        <w:t>Object diagram</w:t>
      </w:r>
    </w:p>
    <w:p w14:paraId="4FA496AF" w14:textId="7EF3A789" w:rsidR="00E35202" w:rsidRDefault="00E35202" w:rsidP="0080103F">
      <w:pPr>
        <w:pStyle w:val="Heading3"/>
        <w:numPr>
          <w:ilvl w:val="0"/>
          <w:numId w:val="42"/>
        </w:numPr>
      </w:pPr>
      <w:r>
        <w:t>Definition</w:t>
      </w:r>
    </w:p>
    <w:p w14:paraId="73FFA6C7" w14:textId="7BBB9822" w:rsidR="00E35202" w:rsidRDefault="003D488A" w:rsidP="003D488A">
      <w:pPr>
        <w:spacing w:line="360" w:lineRule="auto"/>
        <w:ind w:firstLine="720"/>
      </w:pPr>
      <w:r w:rsidRPr="003D488A">
        <w:t>Object diagram represents an instance of a class diagram. It represents the static view of a system but this static view is a snapshot of the system at a particular moment. They are used to render a set of objects and their relationship as an instance.</w:t>
      </w:r>
    </w:p>
    <w:p w14:paraId="587F462C" w14:textId="28BC8CAD" w:rsidR="003D488A" w:rsidRDefault="003D488A" w:rsidP="0080103F">
      <w:pPr>
        <w:pStyle w:val="Heading3"/>
        <w:numPr>
          <w:ilvl w:val="0"/>
          <w:numId w:val="42"/>
        </w:numPr>
      </w:pPr>
      <w:r>
        <w:lastRenderedPageBreak/>
        <w:t>Formalism</w:t>
      </w:r>
    </w:p>
    <w:p w14:paraId="7B714567" w14:textId="77777777" w:rsidR="003D488A" w:rsidRDefault="003D488A" w:rsidP="003D488A"/>
    <w:p w14:paraId="153D81E5" w14:textId="38E0CA24" w:rsidR="003D488A" w:rsidRPr="003D488A" w:rsidRDefault="00BB1A1B" w:rsidP="00FC2CAD">
      <w:r w:rsidRPr="00BB1A1B">
        <w:rPr>
          <w:noProof/>
        </w:rPr>
        <w:drawing>
          <wp:anchor distT="0" distB="0" distL="114300" distR="114300" simplePos="0" relativeHeight="251658280" behindDoc="1" locked="0" layoutInCell="1" allowOverlap="1" wp14:anchorId="02C7E349" wp14:editId="2B0D4EAE">
            <wp:simplePos x="0" y="0"/>
            <wp:positionH relativeFrom="column">
              <wp:posOffset>990485</wp:posOffset>
            </wp:positionH>
            <wp:positionV relativeFrom="paragraph">
              <wp:posOffset>33251</wp:posOffset>
            </wp:positionV>
            <wp:extent cx="3557905" cy="1849120"/>
            <wp:effectExtent l="0" t="0" r="4445" b="0"/>
            <wp:wrapSquare wrapText="bothSides"/>
            <wp:docPr id="13533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106" name="Picture 1"/>
                    <pic:cNvPicPr/>
                  </pic:nvPicPr>
                  <pic:blipFill>
                    <a:blip r:embed="rId84">
                      <a:extLst>
                        <a:ext uri="{28A0092B-C50C-407E-A947-70E740481C1C}">
                          <a14:useLocalDpi xmlns:a14="http://schemas.microsoft.com/office/drawing/2010/main" val="0"/>
                        </a:ext>
                      </a:extLst>
                    </a:blip>
                    <a:stretch>
                      <a:fillRect/>
                    </a:stretch>
                  </pic:blipFill>
                  <pic:spPr>
                    <a:xfrm>
                      <a:off x="0" y="0"/>
                      <a:ext cx="3557905" cy="1849120"/>
                    </a:xfrm>
                    <a:prstGeom prst="rect">
                      <a:avLst/>
                    </a:prstGeom>
                  </pic:spPr>
                </pic:pic>
              </a:graphicData>
            </a:graphic>
            <wp14:sizeRelH relativeFrom="margin">
              <wp14:pctWidth>0</wp14:pctWidth>
            </wp14:sizeRelH>
            <wp14:sizeRelV relativeFrom="margin">
              <wp14:pctHeight>0</wp14:pctHeight>
            </wp14:sizeRelV>
          </wp:anchor>
        </w:drawing>
      </w:r>
    </w:p>
    <w:p w14:paraId="48DBAE3A" w14:textId="3829DBC4" w:rsidR="00341786" w:rsidRPr="00341786" w:rsidRDefault="00341786" w:rsidP="00FC2CAD"/>
    <w:p w14:paraId="5D44DBBA" w14:textId="6429FD89" w:rsidR="00341786" w:rsidRPr="00341786" w:rsidRDefault="00341786" w:rsidP="00FC2CAD"/>
    <w:p w14:paraId="79A3FB3F" w14:textId="020A0232" w:rsidR="00341786" w:rsidRPr="00341786" w:rsidRDefault="00341786" w:rsidP="00FC2CAD"/>
    <w:p w14:paraId="1B2C8536" w14:textId="77777777" w:rsidR="00341786" w:rsidRPr="00341786" w:rsidRDefault="00341786" w:rsidP="00FC2CAD"/>
    <w:p w14:paraId="7ABF8A07" w14:textId="77777777" w:rsidR="00341786" w:rsidRPr="00341786" w:rsidRDefault="00341786" w:rsidP="00FC2CAD"/>
    <w:p w14:paraId="4522FD9E" w14:textId="18F169A6" w:rsidR="00341786" w:rsidRPr="00341786" w:rsidRDefault="00E42812" w:rsidP="00FC2CAD">
      <w:r>
        <w:rPr>
          <w:noProof/>
        </w:rPr>
        <mc:AlternateContent>
          <mc:Choice Requires="wps">
            <w:drawing>
              <wp:anchor distT="0" distB="0" distL="114300" distR="114300" simplePos="0" relativeHeight="251658281" behindDoc="0" locked="0" layoutInCell="1" allowOverlap="1" wp14:anchorId="7195C964" wp14:editId="21AD0408">
                <wp:simplePos x="0" y="0"/>
                <wp:positionH relativeFrom="column">
                  <wp:posOffset>165735</wp:posOffset>
                </wp:positionH>
                <wp:positionV relativeFrom="paragraph">
                  <wp:posOffset>102697</wp:posOffset>
                </wp:positionV>
                <wp:extent cx="3557905" cy="635"/>
                <wp:effectExtent l="0" t="0" r="0" b="0"/>
                <wp:wrapSquare wrapText="bothSides"/>
                <wp:docPr id="2072655725" name="Text Box 1"/>
                <wp:cNvGraphicFramePr/>
                <a:graphic xmlns:a="http://schemas.openxmlformats.org/drawingml/2006/main">
                  <a:graphicData uri="http://schemas.microsoft.com/office/word/2010/wordprocessingShape">
                    <wps:wsp>
                      <wps:cNvSpPr txBox="1"/>
                      <wps:spPr>
                        <a:xfrm>
                          <a:off x="0" y="0"/>
                          <a:ext cx="3557905" cy="635"/>
                        </a:xfrm>
                        <a:prstGeom prst="rect">
                          <a:avLst/>
                        </a:prstGeom>
                        <a:solidFill>
                          <a:prstClr val="white"/>
                        </a:solidFill>
                        <a:ln>
                          <a:noFill/>
                        </a:ln>
                      </wps:spPr>
                      <wps:txbx>
                        <w:txbxContent>
                          <w:p w14:paraId="7C273415" w14:textId="6DC09307" w:rsidR="00BB1A1B" w:rsidRPr="002E2777" w:rsidRDefault="00BB1A1B" w:rsidP="00FC2CAD">
                            <w:pPr>
                              <w:pStyle w:val="Caption"/>
                            </w:pPr>
                            <w:r>
                              <w:t xml:space="preserve">Figure </w:t>
                            </w:r>
                            <w:fldSimple w:instr=" SEQ Figure \* ARABIC ">
                              <w:ins w:id="79" w:author="Elvado Temgoua" w:date="2026-08-21T20:58:00Z" w16du:dateUtc="2026-08-21T19:58:00Z">
                                <w:r w:rsidR="008C4724">
                                  <w:rPr>
                                    <w:noProof/>
                                  </w:rPr>
                                  <w:t>29</w:t>
                                </w:r>
                              </w:ins>
                              <w:del w:id="80" w:author="Elvado Temgoua" w:date="2026-08-21T20:58:00Z" w16du:dateUtc="2026-08-21T19:58:00Z">
                                <w:r w:rsidR="00916420" w:rsidDel="008C4724">
                                  <w:rPr>
                                    <w:noProof/>
                                  </w:rPr>
                                  <w:delText>28</w:delText>
                                </w:r>
                              </w:del>
                            </w:fldSimple>
                            <w:r>
                              <w:t xml:space="preserve"> Object diagram formalism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5C964" id="_x0000_s1055" type="#_x0000_t202" style="position:absolute;left:0;text-align:left;margin-left:13.05pt;margin-top:8.1pt;width:280.15pt;height:.05pt;z-index:2516582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GJHAIAAEA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" stroked="f">
                <v:textbox style="mso-fit-shape-to-text:t" inset="0,0,0,0">
                  <w:txbxContent>
                    <w:p w14:paraId="7C273415" w14:textId="6DC09307" w:rsidR="00BB1A1B" w:rsidRPr="002E2777" w:rsidRDefault="00BB1A1B" w:rsidP="00FC2CAD">
                      <w:pPr>
                        <w:pStyle w:val="Caption"/>
                      </w:pPr>
                      <w:r>
                        <w:t xml:space="preserve">Figure </w:t>
                      </w:r>
                      <w:fldSimple w:instr=" SEQ Figure \* ARABIC ">
                        <w:ins w:id="81" w:author="Elvado Temgoua" w:date="2026-08-21T20:58:00Z" w16du:dateUtc="2026-08-21T19:58:00Z">
                          <w:r w:rsidR="008C4724">
                            <w:rPr>
                              <w:noProof/>
                            </w:rPr>
                            <w:t>29</w:t>
                          </w:r>
                        </w:ins>
                        <w:del w:id="82" w:author="Elvado Temgoua" w:date="2026-08-21T20:58:00Z" w16du:dateUtc="2026-08-21T19:58:00Z">
                          <w:r w:rsidR="00916420" w:rsidDel="008C4724">
                            <w:rPr>
                              <w:noProof/>
                            </w:rPr>
                            <w:delText>28</w:delText>
                          </w:r>
                        </w:del>
                      </w:fldSimple>
                      <w:r>
                        <w:t xml:space="preserve"> Object diagram formalism</w:t>
                      </w:r>
                    </w:p>
                  </w:txbxContent>
                </v:textbox>
                <w10:wrap type="square"/>
              </v:shape>
            </w:pict>
          </mc:Fallback>
        </mc:AlternateContent>
      </w:r>
    </w:p>
    <w:p w14:paraId="447E3C22" w14:textId="1DC22BAA" w:rsidR="00341786" w:rsidRPr="00341786" w:rsidRDefault="00341786" w:rsidP="00FC2CAD"/>
    <w:p w14:paraId="6F6FB97C" w14:textId="399E5CA6" w:rsidR="00E42812" w:rsidRDefault="00E42812" w:rsidP="0080103F">
      <w:pPr>
        <w:pStyle w:val="Heading3"/>
        <w:numPr>
          <w:ilvl w:val="0"/>
          <w:numId w:val="42"/>
        </w:numPr>
      </w:pPr>
      <w:r>
        <w:t>Components of object diagram</w:t>
      </w:r>
    </w:p>
    <w:tbl>
      <w:tblPr>
        <w:tblStyle w:val="GridTable4-Accent2"/>
        <w:tblW w:w="9059" w:type="dxa"/>
        <w:tblLook w:val="04A0" w:firstRow="1" w:lastRow="0" w:firstColumn="1" w:lastColumn="0" w:noHBand="0" w:noVBand="1"/>
      </w:tblPr>
      <w:tblGrid>
        <w:gridCol w:w="3018"/>
        <w:gridCol w:w="3022"/>
        <w:gridCol w:w="3019"/>
      </w:tblGrid>
      <w:tr w:rsidR="00E42812" w14:paraId="1404F9A0" w14:textId="77777777" w:rsidTr="00FC2CAD">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019" w:type="dxa"/>
          </w:tcPr>
          <w:p w14:paraId="48F701AF" w14:textId="77777777" w:rsidR="00E42812" w:rsidRDefault="00E42812" w:rsidP="00BF6A33">
            <w:pPr>
              <w:spacing w:line="259" w:lineRule="auto"/>
              <w:jc w:val="left"/>
            </w:pPr>
            <w:r>
              <w:rPr>
                <w:color w:val="FFFFFF"/>
              </w:rPr>
              <w:t xml:space="preserve">Element </w:t>
            </w:r>
          </w:p>
        </w:tc>
        <w:tc>
          <w:tcPr>
            <w:tcW w:w="3022" w:type="dxa"/>
          </w:tcPr>
          <w:p w14:paraId="47087D13" w14:textId="77777777" w:rsidR="00E42812" w:rsidRDefault="00E42812" w:rsidP="00BF6A33">
            <w:pPr>
              <w:spacing w:line="259" w:lineRule="auto"/>
              <w:ind w:left="323"/>
              <w:jc w:val="left"/>
              <w:cnfStyle w:val="100000000000" w:firstRow="1" w:lastRow="0" w:firstColumn="0" w:lastColumn="0" w:oddVBand="0" w:evenVBand="0" w:oddHBand="0" w:evenHBand="0" w:firstRowFirstColumn="0" w:firstRowLastColumn="0" w:lastRowFirstColumn="0" w:lastRowLastColumn="0"/>
            </w:pPr>
            <w:r>
              <w:rPr>
                <w:color w:val="FFFFFF"/>
              </w:rPr>
              <w:t xml:space="preserve">Representation </w:t>
            </w:r>
          </w:p>
        </w:tc>
        <w:tc>
          <w:tcPr>
            <w:tcW w:w="3019" w:type="dxa"/>
          </w:tcPr>
          <w:p w14:paraId="2BB32E53" w14:textId="77777777" w:rsidR="00E42812" w:rsidRDefault="00E42812" w:rsidP="00BF6A33">
            <w:pPr>
              <w:spacing w:line="259" w:lineRule="auto"/>
              <w:ind w:left="1312"/>
              <w:jc w:val="left"/>
              <w:cnfStyle w:val="100000000000" w:firstRow="1" w:lastRow="0" w:firstColumn="0" w:lastColumn="0" w:oddVBand="0" w:evenVBand="0" w:oddHBand="0" w:evenHBand="0" w:firstRowFirstColumn="0" w:firstRowLastColumn="0" w:lastRowFirstColumn="0" w:lastRowLastColumn="0"/>
            </w:pPr>
            <w:r>
              <w:rPr>
                <w:color w:val="FFFFFF"/>
              </w:rPr>
              <w:t xml:space="preserve">Description </w:t>
            </w:r>
          </w:p>
        </w:tc>
      </w:tr>
      <w:tr w:rsidR="00E42812" w:rsidRPr="00CF6513" w14:paraId="16C0FCB4" w14:textId="77777777" w:rsidTr="00FC2CAD">
        <w:trPr>
          <w:cnfStyle w:val="000000100000" w:firstRow="0" w:lastRow="0" w:firstColumn="0" w:lastColumn="0" w:oddVBand="0" w:evenVBand="0" w:oddHBand="1" w:evenHBand="0" w:firstRowFirstColumn="0" w:firstRowLastColumn="0" w:lastRowFirstColumn="0" w:lastRowLastColumn="0"/>
          <w:trHeight w:val="2082"/>
        </w:trPr>
        <w:tc>
          <w:tcPr>
            <w:cnfStyle w:val="001000000000" w:firstRow="0" w:lastRow="0" w:firstColumn="1" w:lastColumn="0" w:oddVBand="0" w:evenVBand="0" w:oddHBand="0" w:evenHBand="0" w:firstRowFirstColumn="0" w:firstRowLastColumn="0" w:lastRowFirstColumn="0" w:lastRowLastColumn="0"/>
            <w:tcW w:w="3019" w:type="dxa"/>
          </w:tcPr>
          <w:p w14:paraId="1DE92FF1" w14:textId="77777777" w:rsidR="00E42812" w:rsidRDefault="00E42812" w:rsidP="00BF6A33">
            <w:pPr>
              <w:spacing w:line="259" w:lineRule="auto"/>
              <w:jc w:val="left"/>
            </w:pPr>
            <w:r>
              <w:t>Object Names</w:t>
            </w:r>
            <w:r>
              <w:rPr>
                <w:color w:val="FFFFFF"/>
              </w:rPr>
              <w:t xml:space="preserve"> </w:t>
            </w:r>
          </w:p>
        </w:tc>
        <w:tc>
          <w:tcPr>
            <w:tcW w:w="3022" w:type="dxa"/>
          </w:tcPr>
          <w:p w14:paraId="15E0E89A" w14:textId="77777777" w:rsidR="00E42812" w:rsidRDefault="00E42812" w:rsidP="00BF6A33">
            <w:pPr>
              <w:spacing w:line="259" w:lineRule="auto"/>
              <w:ind w:right="1306"/>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75D5941" wp14:editId="5335FC7C">
                  <wp:extent cx="942975" cy="363855"/>
                  <wp:effectExtent l="0" t="0" r="0" b="0"/>
                  <wp:docPr id="13245" name="Picture 13245"/>
                  <wp:cNvGraphicFramePr/>
                  <a:graphic xmlns:a="http://schemas.openxmlformats.org/drawingml/2006/main">
                    <a:graphicData uri="http://schemas.openxmlformats.org/drawingml/2006/picture">
                      <pic:pic xmlns:pic="http://schemas.openxmlformats.org/drawingml/2006/picture">
                        <pic:nvPicPr>
                          <pic:cNvPr id="13245" name="Picture 13245"/>
                          <pic:cNvPicPr/>
                        </pic:nvPicPr>
                        <pic:blipFill>
                          <a:blip r:embed="rId85"/>
                          <a:stretch>
                            <a:fillRect/>
                          </a:stretch>
                        </pic:blipFill>
                        <pic:spPr>
                          <a:xfrm>
                            <a:off x="0" y="0"/>
                            <a:ext cx="942975" cy="364465"/>
                          </a:xfrm>
                          <a:prstGeom prst="rect">
                            <a:avLst/>
                          </a:prstGeom>
                        </pic:spPr>
                      </pic:pic>
                    </a:graphicData>
                  </a:graphic>
                </wp:inline>
              </w:drawing>
            </w:r>
            <w:r>
              <w:rPr>
                <w:color w:val="FFC000"/>
              </w:rPr>
              <w:t xml:space="preserve"> </w:t>
            </w:r>
          </w:p>
        </w:tc>
        <w:tc>
          <w:tcPr>
            <w:tcW w:w="3019" w:type="dxa"/>
          </w:tcPr>
          <w:p w14:paraId="70480A53" w14:textId="77777777" w:rsidR="00E42812" w:rsidRDefault="00E42812" w:rsidP="00FC2CAD">
            <w:pPr>
              <w:spacing w:line="259" w:lineRule="auto"/>
              <w:ind w:left="1" w:right="6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Every object is represented as a rectangle that shows the name of the object and its class, underlined and separated with a colon.</w:t>
            </w:r>
            <w:r>
              <w:rPr>
                <w:color w:val="FFC000"/>
                <w:lang w:val="en-GB"/>
              </w:rPr>
              <w:t xml:space="preserve"> </w:t>
            </w:r>
          </w:p>
        </w:tc>
      </w:tr>
      <w:tr w:rsidR="00E42812" w14:paraId="6E3C66C1" w14:textId="77777777" w:rsidTr="00FC2CAD">
        <w:trPr>
          <w:trHeight w:val="2494"/>
        </w:trPr>
        <w:tc>
          <w:tcPr>
            <w:cnfStyle w:val="001000000000" w:firstRow="0" w:lastRow="0" w:firstColumn="1" w:lastColumn="0" w:oddVBand="0" w:evenVBand="0" w:oddHBand="0" w:evenHBand="0" w:firstRowFirstColumn="0" w:firstRowLastColumn="0" w:lastRowFirstColumn="0" w:lastRowLastColumn="0"/>
            <w:tcW w:w="3019" w:type="dxa"/>
          </w:tcPr>
          <w:p w14:paraId="04AB4442" w14:textId="77777777" w:rsidR="00E42812" w:rsidRDefault="00E42812" w:rsidP="00BF6A33">
            <w:pPr>
              <w:spacing w:line="259" w:lineRule="auto"/>
              <w:jc w:val="left"/>
            </w:pPr>
            <w:r>
              <w:t>Object Attributes</w:t>
            </w:r>
            <w:r>
              <w:rPr>
                <w:color w:val="FFC000"/>
              </w:rPr>
              <w:t xml:space="preserve"> </w:t>
            </w:r>
          </w:p>
        </w:tc>
        <w:tc>
          <w:tcPr>
            <w:tcW w:w="3022" w:type="dxa"/>
          </w:tcPr>
          <w:p w14:paraId="39665AAA" w14:textId="77777777" w:rsidR="00E42812" w:rsidRDefault="00E42812" w:rsidP="00BF6A33">
            <w:pPr>
              <w:spacing w:line="259" w:lineRule="auto"/>
              <w:ind w:right="1218"/>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9241436" wp14:editId="58283C6C">
                  <wp:extent cx="1002030" cy="374650"/>
                  <wp:effectExtent l="0" t="0" r="0" b="0"/>
                  <wp:docPr id="13247" name="Picture 13247"/>
                  <wp:cNvGraphicFramePr/>
                  <a:graphic xmlns:a="http://schemas.openxmlformats.org/drawingml/2006/main">
                    <a:graphicData uri="http://schemas.openxmlformats.org/drawingml/2006/picture">
                      <pic:pic xmlns:pic="http://schemas.openxmlformats.org/drawingml/2006/picture">
                        <pic:nvPicPr>
                          <pic:cNvPr id="13247" name="Picture 13247"/>
                          <pic:cNvPicPr/>
                        </pic:nvPicPr>
                        <pic:blipFill>
                          <a:blip r:embed="rId86"/>
                          <a:stretch>
                            <a:fillRect/>
                          </a:stretch>
                        </pic:blipFill>
                        <pic:spPr>
                          <a:xfrm>
                            <a:off x="0" y="0"/>
                            <a:ext cx="1002360" cy="374650"/>
                          </a:xfrm>
                          <a:prstGeom prst="rect">
                            <a:avLst/>
                          </a:prstGeom>
                        </pic:spPr>
                      </pic:pic>
                    </a:graphicData>
                  </a:graphic>
                </wp:inline>
              </w:drawing>
            </w:r>
            <w:r>
              <w:rPr>
                <w:color w:val="FFC000"/>
              </w:rPr>
              <w:t xml:space="preserve"> </w:t>
            </w:r>
          </w:p>
        </w:tc>
        <w:tc>
          <w:tcPr>
            <w:tcW w:w="3019" w:type="dxa"/>
          </w:tcPr>
          <w:p w14:paraId="26B0F890" w14:textId="77777777" w:rsidR="00E42812" w:rsidRDefault="00E42812" w:rsidP="00FC2CAD">
            <w:pPr>
              <w:spacing w:line="259" w:lineRule="auto"/>
              <w:ind w:left="1" w:right="59"/>
              <w:jc w:val="left"/>
              <w:cnfStyle w:val="000000000000" w:firstRow="0" w:lastRow="0" w:firstColumn="0" w:lastColumn="0" w:oddVBand="0" w:evenVBand="0" w:oddHBand="0" w:evenHBand="0" w:firstRowFirstColumn="0" w:firstRowLastColumn="0" w:lastRowFirstColumn="0" w:lastRowLastColumn="0"/>
            </w:pPr>
            <w:r>
              <w:rPr>
                <w:lang w:val="en-GB"/>
              </w:rPr>
              <w:t xml:space="preserve">Similar to classes, you can list object attributes inside a separate compartment. </w:t>
            </w:r>
            <w:r>
              <w:t>Unlike classes, object attributes must have values assigned.</w:t>
            </w:r>
            <w:r>
              <w:rPr>
                <w:color w:val="FFC000"/>
              </w:rPr>
              <w:t xml:space="preserve"> </w:t>
            </w:r>
          </w:p>
        </w:tc>
      </w:tr>
      <w:tr w:rsidR="00E42812" w:rsidRPr="00CF6513" w14:paraId="0F1D6FF9" w14:textId="77777777" w:rsidTr="00FC2CAD">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3019" w:type="dxa"/>
          </w:tcPr>
          <w:p w14:paraId="1E3EEE08" w14:textId="77777777" w:rsidR="00E42812" w:rsidRDefault="00E42812" w:rsidP="00BF6A33">
            <w:pPr>
              <w:spacing w:line="259" w:lineRule="auto"/>
              <w:jc w:val="left"/>
            </w:pPr>
            <w:r>
              <w:t>Links</w:t>
            </w:r>
            <w:r>
              <w:rPr>
                <w:color w:val="FFC000"/>
              </w:rPr>
              <w:t xml:space="preserve"> </w:t>
            </w:r>
          </w:p>
        </w:tc>
        <w:tc>
          <w:tcPr>
            <w:tcW w:w="3022" w:type="dxa"/>
          </w:tcPr>
          <w:p w14:paraId="6F3E5C61" w14:textId="77777777" w:rsidR="00E42812" w:rsidRDefault="00E42812" w:rsidP="00BF6A33">
            <w:pPr>
              <w:spacing w:line="259" w:lineRule="auto"/>
              <w:ind w:left="1"/>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AA2EF27" wp14:editId="77BD5E91">
                  <wp:extent cx="508635" cy="628015"/>
                  <wp:effectExtent l="0" t="0" r="0" b="0"/>
                  <wp:docPr id="13249" name="Picture 13249"/>
                  <wp:cNvGraphicFramePr/>
                  <a:graphic xmlns:a="http://schemas.openxmlformats.org/drawingml/2006/main">
                    <a:graphicData uri="http://schemas.openxmlformats.org/drawingml/2006/picture">
                      <pic:pic xmlns:pic="http://schemas.openxmlformats.org/drawingml/2006/picture">
                        <pic:nvPicPr>
                          <pic:cNvPr id="13249" name="Picture 13249"/>
                          <pic:cNvPicPr/>
                        </pic:nvPicPr>
                        <pic:blipFill>
                          <a:blip r:embed="rId87"/>
                          <a:stretch>
                            <a:fillRect/>
                          </a:stretch>
                        </pic:blipFill>
                        <pic:spPr>
                          <a:xfrm>
                            <a:off x="0" y="0"/>
                            <a:ext cx="508635" cy="628396"/>
                          </a:xfrm>
                          <a:prstGeom prst="rect">
                            <a:avLst/>
                          </a:prstGeom>
                        </pic:spPr>
                      </pic:pic>
                    </a:graphicData>
                  </a:graphic>
                </wp:inline>
              </w:drawing>
            </w:r>
            <w:r>
              <w:rPr>
                <w:color w:val="FFC000"/>
              </w:rPr>
              <w:t xml:space="preserve"> </w:t>
            </w:r>
          </w:p>
        </w:tc>
        <w:tc>
          <w:tcPr>
            <w:tcW w:w="3019" w:type="dxa"/>
          </w:tcPr>
          <w:p w14:paraId="466AED46" w14:textId="77777777" w:rsidR="00E42812" w:rsidRDefault="00E42812" w:rsidP="00FC2CAD">
            <w:pPr>
              <w:spacing w:line="259" w:lineRule="auto"/>
              <w:ind w:left="1" w:right="6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Links are instances of associations. They are drawn using the same lines as in class diagrams.</w:t>
            </w:r>
            <w:r>
              <w:rPr>
                <w:color w:val="FFC000"/>
                <w:lang w:val="en-GB"/>
              </w:rPr>
              <w:t xml:space="preserve"> </w:t>
            </w:r>
          </w:p>
        </w:tc>
      </w:tr>
    </w:tbl>
    <w:p w14:paraId="0AEB9CB5" w14:textId="77777777" w:rsidR="00E42812" w:rsidRPr="00341786" w:rsidRDefault="00E42812" w:rsidP="00FC2CAD">
      <w:pPr>
        <w:pStyle w:val="Heading3"/>
      </w:pPr>
    </w:p>
    <w:p w14:paraId="0E26DE41" w14:textId="6D030AA3" w:rsidR="002768A8" w:rsidRDefault="00CE0CC1" w:rsidP="00A445B6">
      <w:pPr>
        <w:pStyle w:val="Heading3"/>
        <w:numPr>
          <w:ilvl w:val="0"/>
          <w:numId w:val="42"/>
        </w:numPr>
      </w:pPr>
      <w:r>
        <w:rPr>
          <w:noProof/>
        </w:rPr>
        <w:drawing>
          <wp:anchor distT="0" distB="0" distL="114300" distR="114300" simplePos="0" relativeHeight="251659305" behindDoc="0" locked="0" layoutInCell="1" allowOverlap="1" wp14:anchorId="66CC80E4" wp14:editId="0B0DFC5D">
            <wp:simplePos x="0" y="0"/>
            <wp:positionH relativeFrom="page">
              <wp:align>right</wp:align>
            </wp:positionH>
            <wp:positionV relativeFrom="paragraph">
              <wp:posOffset>453390</wp:posOffset>
            </wp:positionV>
            <wp:extent cx="7571105" cy="5047615"/>
            <wp:effectExtent l="0" t="0" r="0" b="635"/>
            <wp:wrapSquare wrapText="bothSides"/>
            <wp:docPr id="20972488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835" name="Picture 37"/>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7571105" cy="5047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1A1B">
        <w:t>Object diagram</w:t>
      </w:r>
    </w:p>
    <w:p w14:paraId="70BC2658" w14:textId="1F6F1757" w:rsidR="00BB1A1B" w:rsidRDefault="002768A8" w:rsidP="002768A8">
      <w:pPr>
        <w:pStyle w:val="Caption"/>
      </w:pPr>
      <w:r>
        <w:t xml:space="preserve">Figure </w:t>
      </w:r>
      <w:fldSimple w:instr=" SEQ Figure \* ARABIC ">
        <w:ins w:id="83" w:author="Elvado Temgoua" w:date="2026-08-21T20:58:00Z" w16du:dateUtc="2026-08-21T19:58:00Z">
          <w:r w:rsidR="008C4724">
            <w:rPr>
              <w:noProof/>
            </w:rPr>
            <w:t>30</w:t>
          </w:r>
        </w:ins>
        <w:del w:id="84" w:author="Elvado Temgoua" w:date="2026-08-21T20:58:00Z" w16du:dateUtc="2026-08-21T19:58:00Z">
          <w:r w:rsidR="00916420" w:rsidDel="008C4724">
            <w:rPr>
              <w:noProof/>
            </w:rPr>
            <w:delText>29</w:delText>
          </w:r>
        </w:del>
      </w:fldSimple>
      <w:r>
        <w:t xml:space="preserve"> Object diagram</w:t>
      </w:r>
    </w:p>
    <w:p w14:paraId="45EED44D" w14:textId="76FE3B76" w:rsidR="005031D6" w:rsidRDefault="003B2C4C" w:rsidP="0080103F">
      <w:pPr>
        <w:pStyle w:val="Heading2"/>
        <w:numPr>
          <w:ilvl w:val="0"/>
          <w:numId w:val="40"/>
        </w:numPr>
      </w:pPr>
      <w:r>
        <w:t>State machine Diagram</w:t>
      </w:r>
    </w:p>
    <w:p w14:paraId="22958E35" w14:textId="72B42C6D" w:rsidR="00EF7467" w:rsidRDefault="00EF7467" w:rsidP="0080103F">
      <w:pPr>
        <w:pStyle w:val="Heading3"/>
        <w:numPr>
          <w:ilvl w:val="0"/>
          <w:numId w:val="43"/>
        </w:numPr>
      </w:pPr>
      <w:r>
        <w:t>Definition</w:t>
      </w:r>
    </w:p>
    <w:p w14:paraId="6D3CFDF7" w14:textId="36760142" w:rsidR="00BF2FB0" w:rsidRDefault="00BF2FB0" w:rsidP="00BF2FB0">
      <w:pPr>
        <w:spacing w:after="291" w:line="360" w:lineRule="auto"/>
        <w:ind w:right="758" w:firstLine="720"/>
        <w:rPr>
          <w:lang w:val="en-GB"/>
        </w:rPr>
      </w:pPr>
      <w:r w:rsidRPr="00BF2FB0">
        <w:rPr>
          <w:lang w:val="en-GB"/>
        </w:rPr>
        <w:t xml:space="preserve">A state machine diagram describes the behaviour of a single object in response to a series of events in a system. Also known as the state machine diagram, it models the dynamic flow of control from the state of a particular object within a system.  </w:t>
      </w:r>
    </w:p>
    <w:p w14:paraId="13727294" w14:textId="50F0F873" w:rsidR="00BF2FB0" w:rsidRDefault="00BF2FB0" w:rsidP="0080103F">
      <w:pPr>
        <w:pStyle w:val="Heading3"/>
        <w:numPr>
          <w:ilvl w:val="0"/>
          <w:numId w:val="43"/>
        </w:numPr>
        <w:rPr>
          <w:lang w:val="en-GB"/>
        </w:rPr>
      </w:pPr>
      <w:r>
        <w:rPr>
          <w:lang w:val="en-GB"/>
        </w:rPr>
        <w:lastRenderedPageBreak/>
        <w:t>Formalism</w:t>
      </w:r>
    </w:p>
    <w:p w14:paraId="431B26B3" w14:textId="77777777" w:rsidR="006062F8" w:rsidRDefault="006062F8" w:rsidP="00FC2CAD">
      <w:pPr>
        <w:keepNext/>
      </w:pPr>
      <w:r>
        <w:rPr>
          <w:noProof/>
        </w:rPr>
        <w:drawing>
          <wp:inline distT="0" distB="0" distL="0" distR="0" wp14:anchorId="0DB47960" wp14:editId="34A364B8">
            <wp:extent cx="5943600" cy="3462587"/>
            <wp:effectExtent l="0" t="0" r="0" b="5080"/>
            <wp:docPr id="13367" name="Picture 13367"/>
            <wp:cNvGraphicFramePr/>
            <a:graphic xmlns:a="http://schemas.openxmlformats.org/drawingml/2006/main">
              <a:graphicData uri="http://schemas.openxmlformats.org/drawingml/2006/picture">
                <pic:pic xmlns:pic="http://schemas.openxmlformats.org/drawingml/2006/picture">
                  <pic:nvPicPr>
                    <pic:cNvPr id="13367" name="Picture 13367"/>
                    <pic:cNvPicPr/>
                  </pic:nvPicPr>
                  <pic:blipFill>
                    <a:blip r:embed="rId89"/>
                    <a:stretch>
                      <a:fillRect/>
                    </a:stretch>
                  </pic:blipFill>
                  <pic:spPr>
                    <a:xfrm>
                      <a:off x="0" y="0"/>
                      <a:ext cx="5943600" cy="3462587"/>
                    </a:xfrm>
                    <a:prstGeom prst="rect">
                      <a:avLst/>
                    </a:prstGeom>
                  </pic:spPr>
                </pic:pic>
              </a:graphicData>
            </a:graphic>
          </wp:inline>
        </w:drawing>
      </w:r>
    </w:p>
    <w:p w14:paraId="2FF4CD32" w14:textId="573601E8" w:rsidR="00C23896" w:rsidRPr="00C23896" w:rsidRDefault="006062F8" w:rsidP="00A04D60">
      <w:pPr>
        <w:pStyle w:val="Caption"/>
      </w:pPr>
      <w:r>
        <w:t xml:space="preserve">Figure </w:t>
      </w:r>
      <w:fldSimple w:instr=" SEQ Figure \* ARABIC ">
        <w:ins w:id="85" w:author="Elvado Temgoua" w:date="2026-08-21T20:58:00Z" w16du:dateUtc="2026-08-21T19:58:00Z">
          <w:r w:rsidR="008C4724">
            <w:rPr>
              <w:noProof/>
            </w:rPr>
            <w:t>31</w:t>
          </w:r>
        </w:ins>
        <w:del w:id="86" w:author="Elvado Temgoua" w:date="2026-08-21T20:58:00Z" w16du:dateUtc="2026-08-21T19:58:00Z">
          <w:r w:rsidR="00916420" w:rsidDel="008C4724">
            <w:rPr>
              <w:noProof/>
            </w:rPr>
            <w:delText>30</w:delText>
          </w:r>
        </w:del>
      </w:fldSimple>
      <w:r>
        <w:t xml:space="preserve"> Formalism of a state machine diagram</w:t>
      </w:r>
    </w:p>
    <w:p w14:paraId="77F9F8B3" w14:textId="5550F8D3" w:rsidR="00BF2FB0" w:rsidRDefault="00BF6536" w:rsidP="0080103F">
      <w:pPr>
        <w:pStyle w:val="Heading3"/>
        <w:numPr>
          <w:ilvl w:val="0"/>
          <w:numId w:val="43"/>
        </w:numPr>
        <w:rPr>
          <w:lang w:val="en-GB"/>
        </w:rPr>
      </w:pPr>
      <w:r>
        <w:rPr>
          <w:lang w:val="en-GB"/>
        </w:rPr>
        <w:t>Components of a state machine diagram</w:t>
      </w:r>
    </w:p>
    <w:p w14:paraId="55FB9527" w14:textId="41F55BA4" w:rsidR="00BF6536" w:rsidRDefault="00BF6536" w:rsidP="00FC2CAD">
      <w:pPr>
        <w:pStyle w:val="Caption"/>
        <w:keepNext/>
      </w:pPr>
      <w:r>
        <w:t xml:space="preserve">Table </w:t>
      </w:r>
      <w:fldSimple w:instr=" SEQ Table \* ARABIC ">
        <w:r w:rsidR="00A00418">
          <w:rPr>
            <w:noProof/>
          </w:rPr>
          <w:t>18</w:t>
        </w:r>
      </w:fldSimple>
      <w:r>
        <w:t xml:space="preserve"> Elements of a state machine diagram</w:t>
      </w:r>
    </w:p>
    <w:tbl>
      <w:tblPr>
        <w:tblStyle w:val="GridTable4-Accent2"/>
        <w:tblW w:w="9681" w:type="dxa"/>
        <w:tblLook w:val="04A0" w:firstRow="1" w:lastRow="0" w:firstColumn="1" w:lastColumn="0" w:noHBand="0" w:noVBand="1"/>
      </w:tblPr>
      <w:tblGrid>
        <w:gridCol w:w="3228"/>
        <w:gridCol w:w="3227"/>
        <w:gridCol w:w="3226"/>
      </w:tblGrid>
      <w:tr w:rsidR="00BF6536" w14:paraId="40397C9C" w14:textId="77777777" w:rsidTr="00FC2CAD">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3227" w:type="dxa"/>
          </w:tcPr>
          <w:p w14:paraId="59A81229" w14:textId="5124CA56" w:rsidR="00BF6536" w:rsidRDefault="00C23896" w:rsidP="00FC2CAD">
            <w:pPr>
              <w:spacing w:line="259" w:lineRule="auto"/>
              <w:ind w:left="1"/>
              <w:jc w:val="center"/>
            </w:pPr>
            <w:r>
              <w:rPr>
                <w:color w:val="FFFFFF"/>
              </w:rPr>
              <w:t>Elements</w:t>
            </w:r>
          </w:p>
        </w:tc>
        <w:tc>
          <w:tcPr>
            <w:tcW w:w="3227" w:type="dxa"/>
          </w:tcPr>
          <w:p w14:paraId="1FCD8E21" w14:textId="39E364E3" w:rsidR="00BF6536" w:rsidRDefault="00BF6536" w:rsidP="00FC2CAD">
            <w:pPr>
              <w:spacing w:line="259" w:lineRule="auto"/>
              <w:jc w:val="center"/>
              <w:cnfStyle w:val="100000000000" w:firstRow="1" w:lastRow="0" w:firstColumn="0" w:lastColumn="0" w:oddVBand="0" w:evenVBand="0" w:oddHBand="0" w:evenHBand="0" w:firstRowFirstColumn="0" w:firstRowLastColumn="0" w:lastRowFirstColumn="0" w:lastRowLastColumn="0"/>
            </w:pPr>
            <w:r>
              <w:rPr>
                <w:color w:val="FFFFFF"/>
              </w:rPr>
              <w:t>Notation</w:t>
            </w:r>
          </w:p>
        </w:tc>
        <w:tc>
          <w:tcPr>
            <w:tcW w:w="3226" w:type="dxa"/>
          </w:tcPr>
          <w:p w14:paraId="2BD25CA9" w14:textId="63A22B55" w:rsidR="00BF6536" w:rsidRDefault="00BF6536" w:rsidP="00FC2CAD">
            <w:pPr>
              <w:spacing w:line="259" w:lineRule="auto"/>
              <w:ind w:left="1"/>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BF6536" w:rsidRPr="00CF6513" w14:paraId="3D830D99" w14:textId="77777777" w:rsidTr="00FC2CAD">
        <w:trPr>
          <w:cnfStyle w:val="000000100000" w:firstRow="0" w:lastRow="0" w:firstColumn="0" w:lastColumn="0" w:oddVBand="0" w:evenVBand="0" w:oddHBand="1" w:evenHBand="0" w:firstRowFirstColumn="0" w:firstRowLastColumn="0" w:lastRowFirstColumn="0" w:lastRowLastColumn="0"/>
          <w:trHeight w:val="1256"/>
        </w:trPr>
        <w:tc>
          <w:tcPr>
            <w:cnfStyle w:val="001000000000" w:firstRow="0" w:lastRow="0" w:firstColumn="1" w:lastColumn="0" w:oddVBand="0" w:evenVBand="0" w:oddHBand="0" w:evenHBand="0" w:firstRowFirstColumn="0" w:firstRowLastColumn="0" w:lastRowFirstColumn="0" w:lastRowLastColumn="0"/>
            <w:tcW w:w="3227" w:type="dxa"/>
          </w:tcPr>
          <w:p w14:paraId="786E55DE" w14:textId="77777777" w:rsidR="00BF6536" w:rsidRDefault="00BF6536" w:rsidP="00BF6A33">
            <w:pPr>
              <w:spacing w:line="259" w:lineRule="auto"/>
              <w:ind w:left="1"/>
              <w:jc w:val="left"/>
            </w:pPr>
            <w:r>
              <w:t xml:space="preserve">State  </w:t>
            </w:r>
            <w:r>
              <w:rPr>
                <w:color w:val="FFC000"/>
              </w:rPr>
              <w:t xml:space="preserve"> </w:t>
            </w:r>
            <w:r>
              <w:t xml:space="preserve"> </w:t>
            </w:r>
          </w:p>
        </w:tc>
        <w:tc>
          <w:tcPr>
            <w:tcW w:w="3227" w:type="dxa"/>
          </w:tcPr>
          <w:p w14:paraId="3BE126C0" w14:textId="77777777" w:rsidR="00BF6536" w:rsidRDefault="00BF6536" w:rsidP="00BF6A33">
            <w:pPr>
              <w:spacing w:line="259" w:lineRule="auto"/>
              <w:jc w:val="left"/>
              <w:cnfStyle w:val="000000100000" w:firstRow="0" w:lastRow="0" w:firstColumn="0" w:lastColumn="0" w:oddVBand="0" w:evenVBand="0" w:oddHBand="1" w:evenHBand="0" w:firstRowFirstColumn="0" w:firstRowLastColumn="0" w:lastRowFirstColumn="0" w:lastRowLastColumn="0"/>
            </w:pPr>
            <w:r>
              <w:rPr>
                <w:color w:val="FFC000"/>
              </w:rPr>
              <w:t xml:space="preserve"> </w:t>
            </w:r>
            <w:r>
              <w:rPr>
                <w:noProof/>
              </w:rPr>
              <w:drawing>
                <wp:inline distT="0" distB="0" distL="0" distR="0" wp14:anchorId="13371F56" wp14:editId="44B9E269">
                  <wp:extent cx="913765" cy="591185"/>
                  <wp:effectExtent l="0" t="0" r="0" b="0"/>
                  <wp:docPr id="13646"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90"/>
                          <a:stretch>
                            <a:fillRect/>
                          </a:stretch>
                        </pic:blipFill>
                        <pic:spPr>
                          <a:xfrm>
                            <a:off x="0" y="0"/>
                            <a:ext cx="914210" cy="591185"/>
                          </a:xfrm>
                          <a:prstGeom prst="rect">
                            <a:avLst/>
                          </a:prstGeom>
                        </pic:spPr>
                      </pic:pic>
                    </a:graphicData>
                  </a:graphic>
                </wp:inline>
              </w:drawing>
            </w:r>
            <w:r>
              <w:rPr>
                <w:color w:val="FFC000"/>
              </w:rPr>
              <w:t xml:space="preserve"> </w:t>
            </w:r>
            <w:r>
              <w:t xml:space="preserve"> </w:t>
            </w:r>
          </w:p>
        </w:tc>
        <w:tc>
          <w:tcPr>
            <w:tcW w:w="3226" w:type="dxa"/>
          </w:tcPr>
          <w:p w14:paraId="47986C64" w14:textId="77777777" w:rsidR="00BF6536" w:rsidRDefault="00BF6536" w:rsidP="00BF6A33">
            <w:pPr>
              <w:spacing w:line="259" w:lineRule="auto"/>
              <w:ind w:left="1" w:right="65"/>
              <w:cnfStyle w:val="000000100000" w:firstRow="0" w:lastRow="0" w:firstColumn="0" w:lastColumn="0" w:oddVBand="0" w:evenVBand="0" w:oddHBand="1" w:evenHBand="0" w:firstRowFirstColumn="0" w:firstRowLastColumn="0" w:lastRowFirstColumn="0" w:lastRowLastColumn="0"/>
              <w:rPr>
                <w:lang w:val="en-GB"/>
              </w:rPr>
            </w:pPr>
            <w:r>
              <w:rPr>
                <w:lang w:val="en-GB"/>
              </w:rPr>
              <w:t>Models a situation during which a certain invariant condition holds.</w:t>
            </w:r>
            <w:r>
              <w:rPr>
                <w:color w:val="FFC000"/>
                <w:lang w:val="en-GB"/>
              </w:rPr>
              <w:t xml:space="preserve"> </w:t>
            </w:r>
            <w:r>
              <w:rPr>
                <w:lang w:val="en-GB"/>
              </w:rPr>
              <w:t xml:space="preserve"> </w:t>
            </w:r>
          </w:p>
        </w:tc>
      </w:tr>
      <w:tr w:rsidR="00BF6536" w:rsidRPr="00CF6513" w14:paraId="63321F4B" w14:textId="77777777" w:rsidTr="00FC2CAD">
        <w:trPr>
          <w:trHeight w:val="1683"/>
        </w:trPr>
        <w:tc>
          <w:tcPr>
            <w:cnfStyle w:val="001000000000" w:firstRow="0" w:lastRow="0" w:firstColumn="1" w:lastColumn="0" w:oddVBand="0" w:evenVBand="0" w:oddHBand="0" w:evenHBand="0" w:firstRowFirstColumn="0" w:firstRowLastColumn="0" w:lastRowFirstColumn="0" w:lastRowLastColumn="0"/>
            <w:tcW w:w="3227" w:type="dxa"/>
          </w:tcPr>
          <w:p w14:paraId="67AD752E" w14:textId="77777777" w:rsidR="00BF6536" w:rsidRDefault="00BF6536" w:rsidP="00BF6A33">
            <w:pPr>
              <w:spacing w:line="259" w:lineRule="auto"/>
              <w:ind w:left="1"/>
              <w:jc w:val="left"/>
            </w:pPr>
            <w:r>
              <w:t xml:space="preserve">First (Initial) State  </w:t>
            </w:r>
            <w:r>
              <w:rPr>
                <w:color w:val="FFC000"/>
              </w:rPr>
              <w:t xml:space="preserve"> </w:t>
            </w:r>
            <w:r>
              <w:t xml:space="preserve"> </w:t>
            </w:r>
          </w:p>
        </w:tc>
        <w:tc>
          <w:tcPr>
            <w:tcW w:w="3227" w:type="dxa"/>
          </w:tcPr>
          <w:p w14:paraId="0475544F" w14:textId="77777777" w:rsidR="00BF6536" w:rsidRDefault="00BF6536" w:rsidP="00BF6A33">
            <w:pPr>
              <w:spacing w:line="259" w:lineRule="auto"/>
              <w:ind w:right="1708"/>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2FAA84" wp14:editId="01AD51AA">
                  <wp:extent cx="791845" cy="656590"/>
                  <wp:effectExtent l="0" t="0" r="0" b="0"/>
                  <wp:docPr id="13648" name="Picture 13648"/>
                  <wp:cNvGraphicFramePr/>
                  <a:graphic xmlns:a="http://schemas.openxmlformats.org/drawingml/2006/main">
                    <a:graphicData uri="http://schemas.openxmlformats.org/drawingml/2006/picture">
                      <pic:pic xmlns:pic="http://schemas.openxmlformats.org/drawingml/2006/picture">
                        <pic:nvPicPr>
                          <pic:cNvPr id="13648" name="Picture 13648"/>
                          <pic:cNvPicPr/>
                        </pic:nvPicPr>
                        <pic:blipFill>
                          <a:blip r:embed="rId91"/>
                          <a:stretch>
                            <a:fillRect/>
                          </a:stretch>
                        </pic:blipFill>
                        <pic:spPr>
                          <a:xfrm>
                            <a:off x="0" y="0"/>
                            <a:ext cx="792175" cy="656590"/>
                          </a:xfrm>
                          <a:prstGeom prst="rect">
                            <a:avLst/>
                          </a:prstGeom>
                        </pic:spPr>
                      </pic:pic>
                    </a:graphicData>
                  </a:graphic>
                </wp:inline>
              </w:drawing>
            </w:r>
            <w:r>
              <w:rPr>
                <w:color w:val="FFC000"/>
              </w:rPr>
              <w:t xml:space="preserve"> </w:t>
            </w:r>
            <w:r>
              <w:t xml:space="preserve"> </w:t>
            </w:r>
          </w:p>
        </w:tc>
        <w:tc>
          <w:tcPr>
            <w:tcW w:w="3226" w:type="dxa"/>
          </w:tcPr>
          <w:p w14:paraId="24301213" w14:textId="77777777" w:rsidR="00BF6536" w:rsidRDefault="00BF6536" w:rsidP="00BF6A33">
            <w:pPr>
              <w:spacing w:line="259" w:lineRule="auto"/>
              <w:ind w:left="1" w:right="65"/>
              <w:cnfStyle w:val="000000000000" w:firstRow="0" w:lastRow="0" w:firstColumn="0" w:lastColumn="0" w:oddVBand="0" w:evenVBand="0" w:oddHBand="0" w:evenHBand="0" w:firstRowFirstColumn="0" w:firstRowLastColumn="0" w:lastRowFirstColumn="0" w:lastRowLastColumn="0"/>
              <w:rPr>
                <w:lang w:val="en-GB"/>
              </w:rPr>
            </w:pPr>
            <w:r>
              <w:rPr>
                <w:lang w:val="en-GB"/>
              </w:rPr>
              <w:t>It represents a default vertex, that is, a source for a single transaction to the default or composite state.</w:t>
            </w:r>
            <w:r>
              <w:rPr>
                <w:color w:val="FFC000"/>
                <w:lang w:val="en-GB"/>
              </w:rPr>
              <w:t xml:space="preserve"> </w:t>
            </w:r>
            <w:r>
              <w:rPr>
                <w:lang w:val="en-GB"/>
              </w:rPr>
              <w:t xml:space="preserve"> </w:t>
            </w:r>
          </w:p>
        </w:tc>
      </w:tr>
      <w:tr w:rsidR="00BF6536" w:rsidRPr="00CF6513" w14:paraId="79A102D2" w14:textId="77777777" w:rsidTr="00FC2CAD">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3227" w:type="dxa"/>
          </w:tcPr>
          <w:p w14:paraId="14E76986" w14:textId="77777777" w:rsidR="00BF6536" w:rsidRDefault="00BF6536" w:rsidP="00BF6A33">
            <w:pPr>
              <w:spacing w:line="259" w:lineRule="auto"/>
              <w:ind w:left="1"/>
              <w:jc w:val="left"/>
            </w:pPr>
            <w:r>
              <w:t>Final State</w:t>
            </w:r>
            <w:r>
              <w:rPr>
                <w:color w:val="FFC000"/>
              </w:rPr>
              <w:t xml:space="preserve"> </w:t>
            </w:r>
            <w:r>
              <w:t xml:space="preserve"> </w:t>
            </w:r>
          </w:p>
        </w:tc>
        <w:tc>
          <w:tcPr>
            <w:tcW w:w="3227" w:type="dxa"/>
          </w:tcPr>
          <w:p w14:paraId="0CC7F507" w14:textId="77777777" w:rsidR="00BF6536" w:rsidRDefault="00BF6536" w:rsidP="00BF6A33">
            <w:pPr>
              <w:spacing w:line="259"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12293B6" wp14:editId="5689ACB9">
                  <wp:extent cx="711200" cy="648335"/>
                  <wp:effectExtent l="0" t="0" r="0" b="0"/>
                  <wp:docPr id="13650" name="Picture 13650"/>
                  <wp:cNvGraphicFramePr/>
                  <a:graphic xmlns:a="http://schemas.openxmlformats.org/drawingml/2006/main">
                    <a:graphicData uri="http://schemas.openxmlformats.org/drawingml/2006/picture">
                      <pic:pic xmlns:pic="http://schemas.openxmlformats.org/drawingml/2006/picture">
                        <pic:nvPicPr>
                          <pic:cNvPr id="13650" name="Picture 13650"/>
                          <pic:cNvPicPr/>
                        </pic:nvPicPr>
                        <pic:blipFill>
                          <a:blip r:embed="rId92"/>
                          <a:stretch>
                            <a:fillRect/>
                          </a:stretch>
                        </pic:blipFill>
                        <pic:spPr>
                          <a:xfrm>
                            <a:off x="0" y="0"/>
                            <a:ext cx="711200" cy="648754"/>
                          </a:xfrm>
                          <a:prstGeom prst="rect">
                            <a:avLst/>
                          </a:prstGeom>
                        </pic:spPr>
                      </pic:pic>
                    </a:graphicData>
                  </a:graphic>
                </wp:inline>
              </w:drawing>
            </w:r>
            <w:r>
              <w:rPr>
                <w:color w:val="FFC000"/>
              </w:rPr>
              <w:t xml:space="preserve"> </w:t>
            </w:r>
            <w:r>
              <w:t xml:space="preserve"> </w:t>
            </w:r>
          </w:p>
        </w:tc>
        <w:tc>
          <w:tcPr>
            <w:tcW w:w="3226" w:type="dxa"/>
          </w:tcPr>
          <w:p w14:paraId="6E0FBB9F" w14:textId="77777777" w:rsidR="00BF6536" w:rsidRDefault="00BF6536" w:rsidP="00BF6A33">
            <w:pPr>
              <w:spacing w:after="2" w:line="354" w:lineRule="auto"/>
              <w:ind w:left="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state specifying that the enclosing region is complete.   </w:t>
            </w:r>
          </w:p>
          <w:p w14:paraId="6C9DB7CC" w14:textId="77777777" w:rsidR="00BF6536" w:rsidRDefault="00BF6536" w:rsidP="00BF6A33">
            <w:pPr>
              <w:spacing w:line="259" w:lineRule="auto"/>
              <w:ind w:left="1"/>
              <w:jc w:val="left"/>
              <w:cnfStyle w:val="000000100000" w:firstRow="0" w:lastRow="0" w:firstColumn="0" w:lastColumn="0" w:oddVBand="0" w:evenVBand="0" w:oddHBand="1" w:evenHBand="0" w:firstRowFirstColumn="0" w:firstRowLastColumn="0" w:lastRowFirstColumn="0" w:lastRowLastColumn="0"/>
              <w:rPr>
                <w:lang w:val="en-GB"/>
              </w:rPr>
            </w:pPr>
            <w:r>
              <w:rPr>
                <w:color w:val="FFC000"/>
                <w:lang w:val="en-GB"/>
              </w:rPr>
              <w:t xml:space="preserve"> </w:t>
            </w:r>
            <w:r>
              <w:rPr>
                <w:lang w:val="en-GB"/>
              </w:rPr>
              <w:t xml:space="preserve"> </w:t>
            </w:r>
          </w:p>
        </w:tc>
      </w:tr>
      <w:tr w:rsidR="00BF6536" w:rsidRPr="00CF6513" w14:paraId="0BA2587B" w14:textId="77777777" w:rsidTr="00FC2CAD">
        <w:trPr>
          <w:trHeight w:val="1550"/>
        </w:trPr>
        <w:tc>
          <w:tcPr>
            <w:cnfStyle w:val="001000000000" w:firstRow="0" w:lastRow="0" w:firstColumn="1" w:lastColumn="0" w:oddVBand="0" w:evenVBand="0" w:oddHBand="0" w:evenHBand="0" w:firstRowFirstColumn="0" w:firstRowLastColumn="0" w:lastRowFirstColumn="0" w:lastRowLastColumn="0"/>
            <w:tcW w:w="3227" w:type="dxa"/>
          </w:tcPr>
          <w:p w14:paraId="30F619EB" w14:textId="77777777" w:rsidR="00BF6536" w:rsidRDefault="00BF6536" w:rsidP="00BF6A33">
            <w:pPr>
              <w:spacing w:line="259" w:lineRule="auto"/>
              <w:ind w:left="1"/>
              <w:jc w:val="left"/>
            </w:pPr>
            <w:r>
              <w:lastRenderedPageBreak/>
              <w:t>Transition</w:t>
            </w:r>
            <w:r>
              <w:rPr>
                <w:color w:val="FFC000"/>
              </w:rPr>
              <w:t xml:space="preserve"> </w:t>
            </w:r>
            <w:r>
              <w:t xml:space="preserve"> </w:t>
            </w:r>
          </w:p>
        </w:tc>
        <w:tc>
          <w:tcPr>
            <w:tcW w:w="3227" w:type="dxa"/>
          </w:tcPr>
          <w:p w14:paraId="6C4D07F0" w14:textId="77777777" w:rsidR="00BF6536" w:rsidRDefault="00BF6536" w:rsidP="00BF6A33">
            <w:pPr>
              <w:spacing w:line="259" w:lineRule="auto"/>
              <w:ind w:right="28"/>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AB40C7F" wp14:editId="6850556D">
                  <wp:extent cx="1860550" cy="880745"/>
                  <wp:effectExtent l="0" t="0" r="0" b="0"/>
                  <wp:docPr id="13652" name="Picture 13652"/>
                  <wp:cNvGraphicFramePr/>
                  <a:graphic xmlns:a="http://schemas.openxmlformats.org/drawingml/2006/main">
                    <a:graphicData uri="http://schemas.openxmlformats.org/drawingml/2006/picture">
                      <pic:pic xmlns:pic="http://schemas.openxmlformats.org/drawingml/2006/picture">
                        <pic:nvPicPr>
                          <pic:cNvPr id="13652" name="Picture 13652"/>
                          <pic:cNvPicPr/>
                        </pic:nvPicPr>
                        <pic:blipFill>
                          <a:blip r:embed="rId93"/>
                          <a:stretch>
                            <a:fillRect/>
                          </a:stretch>
                        </pic:blipFill>
                        <pic:spPr>
                          <a:xfrm>
                            <a:off x="0" y="0"/>
                            <a:ext cx="1860550" cy="880745"/>
                          </a:xfrm>
                          <a:prstGeom prst="rect">
                            <a:avLst/>
                          </a:prstGeom>
                        </pic:spPr>
                      </pic:pic>
                    </a:graphicData>
                  </a:graphic>
                </wp:inline>
              </w:drawing>
            </w:r>
            <w:r>
              <w:rPr>
                <w:color w:val="FFC000"/>
              </w:rPr>
              <w:t xml:space="preserve"> </w:t>
            </w:r>
            <w:r>
              <w:t xml:space="preserve"> </w:t>
            </w:r>
          </w:p>
        </w:tc>
        <w:tc>
          <w:tcPr>
            <w:tcW w:w="3226" w:type="dxa"/>
          </w:tcPr>
          <w:p w14:paraId="62366B89" w14:textId="77777777" w:rsidR="00BF6536" w:rsidRDefault="00BF6536" w:rsidP="00BF6A33">
            <w:pPr>
              <w:spacing w:after="5" w:line="352" w:lineRule="auto"/>
              <w:ind w:left="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 direction relation between a source and a target vertex.   </w:t>
            </w:r>
          </w:p>
          <w:p w14:paraId="5CC84F98" w14:textId="77777777" w:rsidR="00BF6536" w:rsidRDefault="00BF6536" w:rsidP="00BF6A33">
            <w:pPr>
              <w:spacing w:line="259" w:lineRule="auto"/>
              <w:ind w:left="1"/>
              <w:jc w:val="left"/>
              <w:cnfStyle w:val="000000000000" w:firstRow="0" w:lastRow="0" w:firstColumn="0" w:lastColumn="0" w:oddVBand="0" w:evenVBand="0" w:oddHBand="0" w:evenHBand="0" w:firstRowFirstColumn="0" w:firstRowLastColumn="0" w:lastRowFirstColumn="0" w:lastRowLastColumn="0"/>
              <w:rPr>
                <w:lang w:val="en-GB"/>
              </w:rPr>
            </w:pPr>
            <w:r>
              <w:rPr>
                <w:color w:val="FFC000"/>
                <w:lang w:val="en-GB"/>
              </w:rPr>
              <w:t xml:space="preserve"> </w:t>
            </w:r>
            <w:r>
              <w:rPr>
                <w:lang w:val="en-GB"/>
              </w:rPr>
              <w:t xml:space="preserve"> </w:t>
            </w:r>
          </w:p>
        </w:tc>
      </w:tr>
      <w:tr w:rsidR="00BF6536" w:rsidRPr="00CF6513" w14:paraId="7922365E" w14:textId="77777777" w:rsidTr="00FC2CAD">
        <w:trPr>
          <w:cnfStyle w:val="000000100000" w:firstRow="0" w:lastRow="0" w:firstColumn="0" w:lastColumn="0" w:oddVBand="0" w:evenVBand="0" w:oddHBand="1" w:evenHBand="0" w:firstRowFirstColumn="0" w:firstRowLastColumn="0" w:lastRowFirstColumn="0" w:lastRowLastColumn="0"/>
          <w:trHeight w:val="2086"/>
        </w:trPr>
        <w:tc>
          <w:tcPr>
            <w:cnfStyle w:val="001000000000" w:firstRow="0" w:lastRow="0" w:firstColumn="1" w:lastColumn="0" w:oddVBand="0" w:evenVBand="0" w:oddHBand="0" w:evenHBand="0" w:firstRowFirstColumn="0" w:firstRowLastColumn="0" w:lastRowFirstColumn="0" w:lastRowLastColumn="0"/>
            <w:tcW w:w="3227" w:type="dxa"/>
          </w:tcPr>
          <w:p w14:paraId="6E292D7D" w14:textId="77777777" w:rsidR="00BF6536" w:rsidRDefault="00BF6536" w:rsidP="00BF6A33">
            <w:pPr>
              <w:spacing w:line="259" w:lineRule="auto"/>
              <w:ind w:left="1"/>
              <w:jc w:val="left"/>
            </w:pPr>
            <w:r>
              <w:t xml:space="preserve">Choice </w:t>
            </w:r>
            <w:proofErr w:type="gramStart"/>
            <w:r>
              <w:t>pseudo State</w:t>
            </w:r>
            <w:proofErr w:type="gramEnd"/>
            <w:r>
              <w:rPr>
                <w:color w:val="FFC000"/>
              </w:rPr>
              <w:t xml:space="preserve"> </w:t>
            </w:r>
            <w:r>
              <w:t xml:space="preserve"> </w:t>
            </w:r>
          </w:p>
        </w:tc>
        <w:tc>
          <w:tcPr>
            <w:tcW w:w="3227" w:type="dxa"/>
          </w:tcPr>
          <w:p w14:paraId="3CC30733" w14:textId="77777777" w:rsidR="00BF6536" w:rsidRDefault="00BF6536" w:rsidP="00BF6A33">
            <w:pPr>
              <w:spacing w:line="259" w:lineRule="auto"/>
              <w:ind w:right="150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CEA2903" wp14:editId="6E343FF0">
                  <wp:extent cx="922655" cy="656590"/>
                  <wp:effectExtent l="0" t="0" r="0" b="0"/>
                  <wp:docPr id="13654" name="Picture 13654"/>
                  <wp:cNvGraphicFramePr/>
                  <a:graphic xmlns:a="http://schemas.openxmlformats.org/drawingml/2006/main">
                    <a:graphicData uri="http://schemas.openxmlformats.org/drawingml/2006/picture">
                      <pic:pic xmlns:pic="http://schemas.openxmlformats.org/drawingml/2006/picture">
                        <pic:nvPicPr>
                          <pic:cNvPr id="13654" name="Picture 13654"/>
                          <pic:cNvPicPr/>
                        </pic:nvPicPr>
                        <pic:blipFill>
                          <a:blip r:embed="rId94"/>
                          <a:stretch>
                            <a:fillRect/>
                          </a:stretch>
                        </pic:blipFill>
                        <pic:spPr>
                          <a:xfrm>
                            <a:off x="0" y="0"/>
                            <a:ext cx="923188" cy="656590"/>
                          </a:xfrm>
                          <a:prstGeom prst="rect">
                            <a:avLst/>
                          </a:prstGeom>
                        </pic:spPr>
                      </pic:pic>
                    </a:graphicData>
                  </a:graphic>
                </wp:inline>
              </w:drawing>
            </w:r>
            <w:r>
              <w:rPr>
                <w:color w:val="FFC000"/>
              </w:rPr>
              <w:t xml:space="preserve"> </w:t>
            </w:r>
            <w:r>
              <w:t xml:space="preserve"> </w:t>
            </w:r>
          </w:p>
        </w:tc>
        <w:tc>
          <w:tcPr>
            <w:tcW w:w="3226" w:type="dxa"/>
          </w:tcPr>
          <w:p w14:paraId="20F813DC" w14:textId="77777777" w:rsidR="00BF6536" w:rsidRDefault="00BF6536" w:rsidP="00BF6A33">
            <w:pPr>
              <w:spacing w:after="1" w:line="355" w:lineRule="auto"/>
              <w:ind w:left="1" w:right="116"/>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diamond symbol that indicates a dynamic condition with branched potential results  </w:t>
            </w:r>
          </w:p>
          <w:p w14:paraId="681E9AB6" w14:textId="77777777" w:rsidR="00BF6536" w:rsidRDefault="00BF6536" w:rsidP="00BF6A33">
            <w:pPr>
              <w:spacing w:line="259" w:lineRule="auto"/>
              <w:ind w:left="1"/>
              <w:jc w:val="left"/>
              <w:cnfStyle w:val="000000100000" w:firstRow="0" w:lastRow="0" w:firstColumn="0" w:lastColumn="0" w:oddVBand="0" w:evenVBand="0" w:oddHBand="1" w:evenHBand="0" w:firstRowFirstColumn="0" w:firstRowLastColumn="0" w:lastRowFirstColumn="0" w:lastRowLastColumn="0"/>
              <w:rPr>
                <w:lang w:val="en-GB"/>
              </w:rPr>
            </w:pPr>
            <w:r>
              <w:rPr>
                <w:color w:val="FFC000"/>
                <w:lang w:val="en-GB"/>
              </w:rPr>
              <w:t xml:space="preserve"> </w:t>
            </w:r>
            <w:r>
              <w:rPr>
                <w:lang w:val="en-GB"/>
              </w:rPr>
              <w:t xml:space="preserve"> </w:t>
            </w:r>
          </w:p>
        </w:tc>
      </w:tr>
      <w:tr w:rsidR="00BF6536" w:rsidRPr="00CF6513" w14:paraId="00D7680E" w14:textId="77777777" w:rsidTr="00FC2CAD">
        <w:trPr>
          <w:trHeight w:val="1267"/>
        </w:trPr>
        <w:tc>
          <w:tcPr>
            <w:cnfStyle w:val="001000000000" w:firstRow="0" w:lastRow="0" w:firstColumn="1" w:lastColumn="0" w:oddVBand="0" w:evenVBand="0" w:oddHBand="0" w:evenHBand="0" w:firstRowFirstColumn="0" w:firstRowLastColumn="0" w:lastRowFirstColumn="0" w:lastRowLastColumn="0"/>
            <w:tcW w:w="3227" w:type="dxa"/>
          </w:tcPr>
          <w:p w14:paraId="308CB6D3" w14:textId="77777777" w:rsidR="00BF6536" w:rsidRDefault="00BF6536" w:rsidP="00BF6A33">
            <w:pPr>
              <w:spacing w:line="259" w:lineRule="auto"/>
              <w:ind w:left="1"/>
              <w:jc w:val="left"/>
            </w:pPr>
            <w:r>
              <w:t>Terminate</w:t>
            </w:r>
            <w:r>
              <w:rPr>
                <w:color w:val="FFC000"/>
              </w:rPr>
              <w:t xml:space="preserve"> </w:t>
            </w:r>
            <w:r>
              <w:t xml:space="preserve"> </w:t>
            </w:r>
          </w:p>
        </w:tc>
        <w:tc>
          <w:tcPr>
            <w:tcW w:w="3227" w:type="dxa"/>
          </w:tcPr>
          <w:p w14:paraId="214E8E1A" w14:textId="77777777" w:rsidR="00BF6536" w:rsidRDefault="00BF6536" w:rsidP="00BF6A33">
            <w:pPr>
              <w:spacing w:line="259" w:lineRule="auto"/>
              <w:jc w:val="lef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85D119" wp14:editId="59B3901C">
                  <wp:extent cx="759460" cy="604520"/>
                  <wp:effectExtent l="0" t="0" r="0" b="0"/>
                  <wp:docPr id="13656" name="Picture 13656"/>
                  <wp:cNvGraphicFramePr/>
                  <a:graphic xmlns:a="http://schemas.openxmlformats.org/drawingml/2006/main">
                    <a:graphicData uri="http://schemas.openxmlformats.org/drawingml/2006/picture">
                      <pic:pic xmlns:pic="http://schemas.openxmlformats.org/drawingml/2006/picture">
                        <pic:nvPicPr>
                          <pic:cNvPr id="13656" name="Picture 13656"/>
                          <pic:cNvPicPr/>
                        </pic:nvPicPr>
                        <pic:blipFill>
                          <a:blip r:embed="rId95"/>
                          <a:stretch>
                            <a:fillRect/>
                          </a:stretch>
                        </pic:blipFill>
                        <pic:spPr>
                          <a:xfrm>
                            <a:off x="0" y="0"/>
                            <a:ext cx="759841" cy="604520"/>
                          </a:xfrm>
                          <a:prstGeom prst="rect">
                            <a:avLst/>
                          </a:prstGeom>
                        </pic:spPr>
                      </pic:pic>
                    </a:graphicData>
                  </a:graphic>
                </wp:inline>
              </w:drawing>
            </w:r>
            <w:r>
              <w:rPr>
                <w:color w:val="FFC000"/>
              </w:rPr>
              <w:t xml:space="preserve"> </w:t>
            </w:r>
            <w:r>
              <w:t xml:space="preserve"> </w:t>
            </w:r>
          </w:p>
        </w:tc>
        <w:tc>
          <w:tcPr>
            <w:tcW w:w="3226" w:type="dxa"/>
          </w:tcPr>
          <w:p w14:paraId="5DAE3FEE" w14:textId="77777777" w:rsidR="00BF6536" w:rsidRDefault="00BF6536" w:rsidP="00BF6A33">
            <w:pPr>
              <w:spacing w:line="259" w:lineRule="auto"/>
              <w:ind w:left="1" w:right="65"/>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Implies that the execution of a state by means of </w:t>
            </w:r>
            <w:proofErr w:type="gramStart"/>
            <w:r>
              <w:rPr>
                <w:lang w:val="en-GB"/>
              </w:rPr>
              <w:t>it</w:t>
            </w:r>
            <w:proofErr w:type="gramEnd"/>
            <w:r>
              <w:rPr>
                <w:lang w:val="en-GB"/>
              </w:rPr>
              <w:t xml:space="preserve"> context is terminated.</w:t>
            </w:r>
            <w:r>
              <w:rPr>
                <w:color w:val="FFC000"/>
                <w:lang w:val="en-GB"/>
              </w:rPr>
              <w:t xml:space="preserve"> </w:t>
            </w:r>
            <w:r>
              <w:rPr>
                <w:lang w:val="en-GB"/>
              </w:rPr>
              <w:t xml:space="preserve"> </w:t>
            </w:r>
          </w:p>
        </w:tc>
      </w:tr>
      <w:tr w:rsidR="00BF6536" w:rsidRPr="00CF6513" w14:paraId="540D09A0" w14:textId="77777777" w:rsidTr="00FC2CAD">
        <w:trPr>
          <w:cnfStyle w:val="000000100000" w:firstRow="0" w:lastRow="0" w:firstColumn="0" w:lastColumn="0" w:oddVBand="0" w:evenVBand="0" w:oddHBand="1" w:evenHBand="0" w:firstRowFirstColumn="0" w:firstRowLastColumn="0" w:lastRowFirstColumn="0" w:lastRowLastColumn="0"/>
          <w:trHeight w:val="1672"/>
        </w:trPr>
        <w:tc>
          <w:tcPr>
            <w:cnfStyle w:val="001000000000" w:firstRow="0" w:lastRow="0" w:firstColumn="1" w:lastColumn="0" w:oddVBand="0" w:evenVBand="0" w:oddHBand="0" w:evenHBand="0" w:firstRowFirstColumn="0" w:firstRowLastColumn="0" w:lastRowFirstColumn="0" w:lastRowLastColumn="0"/>
            <w:tcW w:w="3227" w:type="dxa"/>
          </w:tcPr>
          <w:p w14:paraId="62BF8559" w14:textId="77777777" w:rsidR="00BF6536" w:rsidRDefault="00BF6536" w:rsidP="00BF6A33">
            <w:pPr>
              <w:spacing w:line="259" w:lineRule="auto"/>
              <w:ind w:left="1"/>
              <w:jc w:val="left"/>
            </w:pPr>
            <w:r>
              <w:t>Diagram Overview</w:t>
            </w:r>
            <w:r>
              <w:rPr>
                <w:color w:val="FFC000"/>
              </w:rPr>
              <w:t xml:space="preserve"> </w:t>
            </w:r>
            <w:r>
              <w:t xml:space="preserve"> </w:t>
            </w:r>
          </w:p>
        </w:tc>
        <w:tc>
          <w:tcPr>
            <w:tcW w:w="3227" w:type="dxa"/>
          </w:tcPr>
          <w:p w14:paraId="686BA43D" w14:textId="77777777" w:rsidR="00BF6536" w:rsidRDefault="00BF6536" w:rsidP="00BF6A33">
            <w:pPr>
              <w:spacing w:line="259" w:lineRule="auto"/>
              <w:ind w:right="376"/>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58AC6ED1" wp14:editId="6A24304C">
                  <wp:extent cx="1639570" cy="895350"/>
                  <wp:effectExtent l="0" t="0" r="0" b="0"/>
                  <wp:docPr id="13658" name="Picture 13658"/>
                  <wp:cNvGraphicFramePr/>
                  <a:graphic xmlns:a="http://schemas.openxmlformats.org/drawingml/2006/main">
                    <a:graphicData uri="http://schemas.openxmlformats.org/drawingml/2006/picture">
                      <pic:pic xmlns:pic="http://schemas.openxmlformats.org/drawingml/2006/picture">
                        <pic:nvPicPr>
                          <pic:cNvPr id="13658" name="Picture 13658"/>
                          <pic:cNvPicPr/>
                        </pic:nvPicPr>
                        <pic:blipFill>
                          <a:blip r:embed="rId96"/>
                          <a:stretch>
                            <a:fillRect/>
                          </a:stretch>
                        </pic:blipFill>
                        <pic:spPr>
                          <a:xfrm>
                            <a:off x="0" y="0"/>
                            <a:ext cx="1639570" cy="895972"/>
                          </a:xfrm>
                          <a:prstGeom prst="rect">
                            <a:avLst/>
                          </a:prstGeom>
                        </pic:spPr>
                      </pic:pic>
                    </a:graphicData>
                  </a:graphic>
                </wp:inline>
              </w:drawing>
            </w:r>
            <w:r>
              <w:rPr>
                <w:color w:val="FFC000"/>
              </w:rPr>
              <w:t xml:space="preserve"> </w:t>
            </w:r>
            <w:r>
              <w:t xml:space="preserve"> </w:t>
            </w:r>
          </w:p>
        </w:tc>
        <w:tc>
          <w:tcPr>
            <w:tcW w:w="3226" w:type="dxa"/>
          </w:tcPr>
          <w:p w14:paraId="0488959A" w14:textId="77777777" w:rsidR="00BF6536" w:rsidRDefault="00BF6536" w:rsidP="00BF6A33">
            <w:pPr>
              <w:spacing w:line="354" w:lineRule="auto"/>
              <w:ind w:left="1" w:right="66"/>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placeholder for the linked states in a state machine diagram.   </w:t>
            </w:r>
          </w:p>
          <w:p w14:paraId="06DFD578" w14:textId="77777777" w:rsidR="00BF6536" w:rsidRDefault="00BF6536" w:rsidP="00BF6A33">
            <w:pPr>
              <w:spacing w:line="259" w:lineRule="auto"/>
              <w:ind w:left="1"/>
              <w:jc w:val="left"/>
              <w:cnfStyle w:val="000000100000" w:firstRow="0" w:lastRow="0" w:firstColumn="0" w:lastColumn="0" w:oddVBand="0" w:evenVBand="0" w:oddHBand="1" w:evenHBand="0" w:firstRowFirstColumn="0" w:firstRowLastColumn="0" w:lastRowFirstColumn="0" w:lastRowLastColumn="0"/>
              <w:rPr>
                <w:lang w:val="en-GB"/>
              </w:rPr>
            </w:pPr>
            <w:r>
              <w:rPr>
                <w:color w:val="FFC000"/>
                <w:lang w:val="en-GB"/>
              </w:rPr>
              <w:t xml:space="preserve"> </w:t>
            </w:r>
            <w:r>
              <w:rPr>
                <w:lang w:val="en-GB"/>
              </w:rPr>
              <w:t xml:space="preserve"> </w:t>
            </w:r>
          </w:p>
        </w:tc>
      </w:tr>
    </w:tbl>
    <w:p w14:paraId="09E88079" w14:textId="77777777" w:rsidR="00BF6536" w:rsidRDefault="00BF6536" w:rsidP="00BF6536"/>
    <w:p w14:paraId="1274C88C" w14:textId="77777777" w:rsidR="00C23896" w:rsidRDefault="00C23896" w:rsidP="00BF6536"/>
    <w:p w14:paraId="36A3468E" w14:textId="07775C22" w:rsidR="008D29BF" w:rsidRDefault="008D29BF" w:rsidP="0080103F">
      <w:pPr>
        <w:pStyle w:val="Heading3"/>
        <w:numPr>
          <w:ilvl w:val="0"/>
          <w:numId w:val="43"/>
        </w:numPr>
      </w:pPr>
      <w:r>
        <w:t>State machine diagrams</w:t>
      </w:r>
    </w:p>
    <w:p w14:paraId="54C7C089" w14:textId="129061CE" w:rsidR="008D29BF" w:rsidRDefault="002E6725" w:rsidP="0080103F">
      <w:pPr>
        <w:pStyle w:val="ListParagraph"/>
        <w:numPr>
          <w:ilvl w:val="0"/>
          <w:numId w:val="45"/>
        </w:numPr>
        <w:jc w:val="left"/>
      </w:pPr>
      <w:r>
        <w:rPr>
          <w:b/>
          <w:bCs/>
        </w:rPr>
        <w:t>User Account</w:t>
      </w:r>
      <w:r w:rsidR="004A2D55">
        <w:rPr>
          <w:b/>
          <w:bCs/>
        </w:rPr>
        <w:t xml:space="preserve"> state</w:t>
      </w:r>
    </w:p>
    <w:p w14:paraId="607BE1FC" w14:textId="77777777" w:rsidR="002E6725" w:rsidRDefault="002E6725" w:rsidP="00FC2CAD">
      <w:pPr>
        <w:keepNext/>
        <w:jc w:val="left"/>
      </w:pPr>
      <w:r>
        <w:rPr>
          <w:noProof/>
        </w:rPr>
        <w:drawing>
          <wp:inline distT="0" distB="0" distL="0" distR="0" wp14:anchorId="0D1CDD46" wp14:editId="1A68B0C8">
            <wp:extent cx="5943600" cy="876093"/>
            <wp:effectExtent l="0" t="0" r="0" b="635"/>
            <wp:docPr id="7960200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0045" name="Picture 39"/>
                    <pic:cNvPicPr/>
                  </pic:nvPicPr>
                  <pic:blipFill>
                    <a:blip r:embed="rId97">
                      <a:extLst>
                        <a:ext uri="{28A0092B-C50C-407E-A947-70E740481C1C}">
                          <a14:useLocalDpi xmlns:a14="http://schemas.microsoft.com/office/drawing/2010/main" val="0"/>
                        </a:ext>
                      </a:extLst>
                    </a:blip>
                    <a:stretch>
                      <a:fillRect/>
                    </a:stretch>
                  </pic:blipFill>
                  <pic:spPr>
                    <a:xfrm>
                      <a:off x="0" y="0"/>
                      <a:ext cx="5943600" cy="876093"/>
                    </a:xfrm>
                    <a:prstGeom prst="rect">
                      <a:avLst/>
                    </a:prstGeom>
                  </pic:spPr>
                </pic:pic>
              </a:graphicData>
            </a:graphic>
          </wp:inline>
        </w:drawing>
      </w:r>
    </w:p>
    <w:p w14:paraId="6E330705" w14:textId="1FA75FD5" w:rsidR="003120FC" w:rsidRDefault="002E6725" w:rsidP="00D51EE9">
      <w:pPr>
        <w:pStyle w:val="Caption"/>
        <w:jc w:val="left"/>
      </w:pPr>
      <w:r>
        <w:t xml:space="preserve">Figure </w:t>
      </w:r>
      <w:fldSimple w:instr=" SEQ Figure \* ARABIC ">
        <w:ins w:id="87" w:author="Elvado Temgoua" w:date="2026-08-21T20:58:00Z" w16du:dateUtc="2026-08-21T19:58:00Z">
          <w:r w:rsidR="008C4724">
            <w:rPr>
              <w:noProof/>
            </w:rPr>
            <w:t>32</w:t>
          </w:r>
        </w:ins>
        <w:del w:id="88" w:author="Elvado Temgoua" w:date="2026-08-21T20:58:00Z" w16du:dateUtc="2026-08-21T19:58:00Z">
          <w:r w:rsidR="00916420" w:rsidDel="008C4724">
            <w:rPr>
              <w:noProof/>
            </w:rPr>
            <w:delText>31</w:delText>
          </w:r>
        </w:del>
      </w:fldSimple>
      <w:r>
        <w:t xml:space="preserve"> User account state machine diagram</w:t>
      </w:r>
    </w:p>
    <w:p w14:paraId="2F400D0F" w14:textId="0C942431" w:rsidR="00755A6A" w:rsidRPr="00A445B6" w:rsidRDefault="00E36CCD" w:rsidP="00755A6A">
      <w:pPr>
        <w:pStyle w:val="ListParagraph"/>
        <w:numPr>
          <w:ilvl w:val="0"/>
          <w:numId w:val="45"/>
        </w:numPr>
      </w:pPr>
      <w:r>
        <w:rPr>
          <w:b/>
          <w:bCs/>
        </w:rPr>
        <w:t xml:space="preserve">Comment state </w:t>
      </w:r>
    </w:p>
    <w:p w14:paraId="466ECD81" w14:textId="77777777" w:rsidR="00337CB8" w:rsidRDefault="00337CB8" w:rsidP="00A445B6">
      <w:pPr>
        <w:keepNext/>
      </w:pPr>
      <w:r>
        <w:rPr>
          <w:noProof/>
        </w:rPr>
        <w:drawing>
          <wp:inline distT="0" distB="0" distL="0" distR="0" wp14:anchorId="37E288F7" wp14:editId="781A9726">
            <wp:extent cx="5943600" cy="743585"/>
            <wp:effectExtent l="0" t="0" r="0" b="0"/>
            <wp:docPr id="11989550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5082" name="Picture 1198955082"/>
                    <pic:cNvPicPr/>
                  </pic:nvPicPr>
                  <pic:blipFill>
                    <a:blip r:embed="rId98">
                      <a:extLst>
                        <a:ext uri="{28A0092B-C50C-407E-A947-70E740481C1C}">
                          <a14:useLocalDpi xmlns:a14="http://schemas.microsoft.com/office/drawing/2010/main" val="0"/>
                        </a:ext>
                      </a:extLst>
                    </a:blip>
                    <a:stretch>
                      <a:fillRect/>
                    </a:stretch>
                  </pic:blipFill>
                  <pic:spPr>
                    <a:xfrm>
                      <a:off x="0" y="0"/>
                      <a:ext cx="5943600" cy="743585"/>
                    </a:xfrm>
                    <a:prstGeom prst="rect">
                      <a:avLst/>
                    </a:prstGeom>
                  </pic:spPr>
                </pic:pic>
              </a:graphicData>
            </a:graphic>
          </wp:inline>
        </w:drawing>
      </w:r>
    </w:p>
    <w:p w14:paraId="0CB7A756" w14:textId="3A3BC2FA" w:rsidR="00337CB8" w:rsidRDefault="00337CB8" w:rsidP="00337CB8">
      <w:pPr>
        <w:pStyle w:val="Caption"/>
      </w:pPr>
      <w:r>
        <w:t xml:space="preserve">Figure </w:t>
      </w:r>
      <w:fldSimple w:instr=" SEQ Figure \* ARABIC ">
        <w:ins w:id="89" w:author="Elvado Temgoua" w:date="2026-08-21T20:58:00Z" w16du:dateUtc="2026-08-21T19:58:00Z">
          <w:r w:rsidR="008C4724">
            <w:rPr>
              <w:noProof/>
            </w:rPr>
            <w:t>33</w:t>
          </w:r>
        </w:ins>
        <w:del w:id="90" w:author="Elvado Temgoua" w:date="2026-08-21T20:58:00Z" w16du:dateUtc="2026-08-21T19:58:00Z">
          <w:r w:rsidR="00916420" w:rsidDel="008C4724">
            <w:rPr>
              <w:noProof/>
            </w:rPr>
            <w:delText>32</w:delText>
          </w:r>
        </w:del>
      </w:fldSimple>
      <w:r>
        <w:t xml:space="preserve"> Comment state machine</w:t>
      </w:r>
    </w:p>
    <w:p w14:paraId="6B1262F9" w14:textId="61CCFE7B" w:rsidR="00337CB8" w:rsidRPr="00A445B6" w:rsidRDefault="004A2D55" w:rsidP="004A2D55">
      <w:pPr>
        <w:pStyle w:val="ListParagraph"/>
        <w:numPr>
          <w:ilvl w:val="0"/>
          <w:numId w:val="45"/>
        </w:numPr>
      </w:pPr>
      <w:r>
        <w:rPr>
          <w:b/>
          <w:bCs/>
        </w:rPr>
        <w:lastRenderedPageBreak/>
        <w:t>Make payment state</w:t>
      </w:r>
    </w:p>
    <w:p w14:paraId="1D1A3289" w14:textId="77777777" w:rsidR="004A2D55" w:rsidRDefault="004A2D55" w:rsidP="00A445B6">
      <w:pPr>
        <w:keepNext/>
      </w:pPr>
      <w:r>
        <w:rPr>
          <w:noProof/>
        </w:rPr>
        <w:drawing>
          <wp:inline distT="0" distB="0" distL="0" distR="0" wp14:anchorId="7513E466" wp14:editId="3D55E4E8">
            <wp:extent cx="5943600" cy="1978660"/>
            <wp:effectExtent l="0" t="0" r="0" b="2540"/>
            <wp:docPr id="4201198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9844" name="Picture 420119844"/>
                    <pic:cNvPicPr/>
                  </pic:nvPicPr>
                  <pic:blipFill>
                    <a:blip r:embed="rId99">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327CB27D" w14:textId="0770352F" w:rsidR="004A2D55" w:rsidRDefault="004A2D55" w:rsidP="004A2D55">
      <w:pPr>
        <w:pStyle w:val="Caption"/>
      </w:pPr>
      <w:r>
        <w:t xml:space="preserve">Figure </w:t>
      </w:r>
      <w:fldSimple w:instr=" SEQ Figure \* ARABIC ">
        <w:ins w:id="91" w:author="Elvado Temgoua" w:date="2026-08-21T20:58:00Z" w16du:dateUtc="2026-08-21T19:58:00Z">
          <w:r w:rsidR="008C4724">
            <w:rPr>
              <w:noProof/>
            </w:rPr>
            <w:t>34</w:t>
          </w:r>
        </w:ins>
        <w:del w:id="92" w:author="Elvado Temgoua" w:date="2026-08-21T20:58:00Z" w16du:dateUtc="2026-08-21T19:58:00Z">
          <w:r w:rsidR="00916420" w:rsidDel="008C4724">
            <w:rPr>
              <w:noProof/>
            </w:rPr>
            <w:delText>33</w:delText>
          </w:r>
        </w:del>
      </w:fldSimple>
      <w:r>
        <w:t xml:space="preserve"> make payment state machine</w:t>
      </w:r>
    </w:p>
    <w:p w14:paraId="7B0F16DE" w14:textId="77777777" w:rsidR="004A2D55" w:rsidRPr="004A2D55" w:rsidRDefault="004A2D55" w:rsidP="00A445B6"/>
    <w:p w14:paraId="2FBC7DBD" w14:textId="1BC417CC" w:rsidR="003120FC" w:rsidRDefault="003120FC" w:rsidP="0080103F">
      <w:pPr>
        <w:pStyle w:val="Heading2"/>
        <w:numPr>
          <w:ilvl w:val="0"/>
          <w:numId w:val="40"/>
        </w:numPr>
      </w:pPr>
      <w:r>
        <w:t>Package Diagram</w:t>
      </w:r>
    </w:p>
    <w:p w14:paraId="36252BB9" w14:textId="683BBEA8" w:rsidR="003120FC" w:rsidRDefault="00A349F5" w:rsidP="0080103F">
      <w:pPr>
        <w:pStyle w:val="Heading3"/>
        <w:numPr>
          <w:ilvl w:val="0"/>
          <w:numId w:val="44"/>
        </w:numPr>
      </w:pPr>
      <w:r>
        <w:t>Definition</w:t>
      </w:r>
    </w:p>
    <w:p w14:paraId="6CEBC7B2" w14:textId="061E9AE0" w:rsidR="00A349F5" w:rsidRDefault="00142AF4" w:rsidP="00142AF4">
      <w:pPr>
        <w:spacing w:line="360" w:lineRule="auto"/>
        <w:ind w:firstLine="720"/>
      </w:pPr>
      <w:r w:rsidRPr="00142AF4">
        <w:t xml:space="preserve">This is a structural diagram used to show the organization and arrangement of various model elements in the form of packages. A package diagram is the grouping of related </w:t>
      </w:r>
      <w:proofErr w:type="spellStart"/>
      <w:r w:rsidRPr="00142AF4">
        <w:t>uml</w:t>
      </w:r>
      <w:proofErr w:type="spellEnd"/>
      <w:r w:rsidRPr="00142AF4">
        <w:t xml:space="preserve"> elements such as classes, diagrams or eve other packages.</w:t>
      </w:r>
    </w:p>
    <w:p w14:paraId="17DD1CAE" w14:textId="00E18C3F" w:rsidR="00565709" w:rsidRDefault="00565709" w:rsidP="0080103F">
      <w:pPr>
        <w:pStyle w:val="Heading3"/>
        <w:numPr>
          <w:ilvl w:val="0"/>
          <w:numId w:val="44"/>
        </w:numPr>
      </w:pPr>
      <w:r>
        <w:lastRenderedPageBreak/>
        <w:t>Formalism</w:t>
      </w:r>
    </w:p>
    <w:p w14:paraId="570B07A1" w14:textId="77777777" w:rsidR="004031FE" w:rsidRDefault="004031FE" w:rsidP="00FC2CAD">
      <w:pPr>
        <w:keepNext/>
      </w:pPr>
      <w:r>
        <w:rPr>
          <w:noProof/>
        </w:rPr>
        <w:drawing>
          <wp:inline distT="0" distB="0" distL="0" distR="0" wp14:anchorId="15497CEB" wp14:editId="5CBB8C22">
            <wp:extent cx="5943600" cy="3267109"/>
            <wp:effectExtent l="0" t="0" r="0" b="9525"/>
            <wp:docPr id="13789" name="Picture 13789"/>
            <wp:cNvGraphicFramePr/>
            <a:graphic xmlns:a="http://schemas.openxmlformats.org/drawingml/2006/main">
              <a:graphicData uri="http://schemas.openxmlformats.org/drawingml/2006/picture">
                <pic:pic xmlns:pic="http://schemas.openxmlformats.org/drawingml/2006/picture">
                  <pic:nvPicPr>
                    <pic:cNvPr id="13789" name="Picture 13789"/>
                    <pic:cNvPicPr/>
                  </pic:nvPicPr>
                  <pic:blipFill>
                    <a:blip r:embed="rId100"/>
                    <a:stretch>
                      <a:fillRect/>
                    </a:stretch>
                  </pic:blipFill>
                  <pic:spPr>
                    <a:xfrm>
                      <a:off x="0" y="0"/>
                      <a:ext cx="5943600" cy="3267109"/>
                    </a:xfrm>
                    <a:prstGeom prst="rect">
                      <a:avLst/>
                    </a:prstGeom>
                  </pic:spPr>
                </pic:pic>
              </a:graphicData>
            </a:graphic>
          </wp:inline>
        </w:drawing>
      </w:r>
    </w:p>
    <w:p w14:paraId="093C5CCB" w14:textId="39043DBD" w:rsidR="00565709" w:rsidRDefault="004031FE" w:rsidP="004031FE">
      <w:pPr>
        <w:pStyle w:val="Caption"/>
      </w:pPr>
      <w:r>
        <w:t xml:space="preserve">Figure </w:t>
      </w:r>
      <w:fldSimple w:instr=" SEQ Figure \* ARABIC ">
        <w:ins w:id="93" w:author="Elvado Temgoua" w:date="2026-08-21T20:58:00Z" w16du:dateUtc="2026-08-21T19:58:00Z">
          <w:r w:rsidR="008C4724">
            <w:rPr>
              <w:noProof/>
            </w:rPr>
            <w:t>35</w:t>
          </w:r>
        </w:ins>
        <w:del w:id="94" w:author="Elvado Temgoua" w:date="2026-08-21T20:58:00Z" w16du:dateUtc="2026-08-21T19:58:00Z">
          <w:r w:rsidR="00916420" w:rsidDel="008C4724">
            <w:rPr>
              <w:noProof/>
            </w:rPr>
            <w:delText>34</w:delText>
          </w:r>
        </w:del>
      </w:fldSimple>
      <w:r>
        <w:t xml:space="preserve"> Formalism of package Diagram</w:t>
      </w:r>
    </w:p>
    <w:p w14:paraId="2E19B4BC" w14:textId="6CB50B8F" w:rsidR="004031FE" w:rsidRDefault="005C25E2" w:rsidP="0080103F">
      <w:pPr>
        <w:pStyle w:val="Heading3"/>
        <w:numPr>
          <w:ilvl w:val="0"/>
          <w:numId w:val="44"/>
        </w:numPr>
      </w:pPr>
      <w:r>
        <w:t>Components of a package diagram</w:t>
      </w:r>
    </w:p>
    <w:p w14:paraId="5A5C5EFB" w14:textId="22A3A02E" w:rsidR="009A043F" w:rsidRDefault="009A043F" w:rsidP="00FC2CAD">
      <w:pPr>
        <w:pStyle w:val="Caption"/>
        <w:keepNext/>
      </w:pPr>
      <w:r>
        <w:t xml:space="preserve">Table </w:t>
      </w:r>
      <w:fldSimple w:instr=" SEQ Table \* ARABIC ">
        <w:r w:rsidR="00A00418">
          <w:rPr>
            <w:noProof/>
          </w:rPr>
          <w:t>19</w:t>
        </w:r>
      </w:fldSimple>
      <w:r>
        <w:t xml:space="preserve"> Elements of a package diagram</w:t>
      </w:r>
    </w:p>
    <w:tbl>
      <w:tblPr>
        <w:tblStyle w:val="GridTable4-Accent2"/>
        <w:tblW w:w="9681" w:type="dxa"/>
        <w:tblLook w:val="04A0" w:firstRow="1" w:lastRow="0" w:firstColumn="1" w:lastColumn="0" w:noHBand="0" w:noVBand="1"/>
      </w:tblPr>
      <w:tblGrid>
        <w:gridCol w:w="2490"/>
        <w:gridCol w:w="4476"/>
        <w:gridCol w:w="2715"/>
      </w:tblGrid>
      <w:tr w:rsidR="005C25E2" w14:paraId="7B348A72" w14:textId="77777777" w:rsidTr="00FC2CAD">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489" w:type="dxa"/>
          </w:tcPr>
          <w:p w14:paraId="5BFB56B6" w14:textId="790EEF60" w:rsidR="005C25E2" w:rsidRDefault="005C25E2" w:rsidP="00FC2CAD">
            <w:pPr>
              <w:spacing w:line="259" w:lineRule="auto"/>
              <w:ind w:left="1"/>
              <w:jc w:val="center"/>
            </w:pPr>
            <w:r>
              <w:rPr>
                <w:color w:val="FFFFFF"/>
              </w:rPr>
              <w:t>Name</w:t>
            </w:r>
          </w:p>
        </w:tc>
        <w:tc>
          <w:tcPr>
            <w:tcW w:w="4476" w:type="dxa"/>
          </w:tcPr>
          <w:p w14:paraId="543A7050" w14:textId="4D021B7A" w:rsidR="005C25E2" w:rsidRDefault="005C25E2" w:rsidP="00FC2CAD">
            <w:pPr>
              <w:spacing w:line="259" w:lineRule="auto"/>
              <w:ind w:left="1"/>
              <w:jc w:val="center"/>
              <w:cnfStyle w:val="100000000000" w:firstRow="1" w:lastRow="0" w:firstColumn="0" w:lastColumn="0" w:oddVBand="0" w:evenVBand="0" w:oddHBand="0" w:evenHBand="0" w:firstRowFirstColumn="0" w:firstRowLastColumn="0" w:lastRowFirstColumn="0" w:lastRowLastColumn="0"/>
            </w:pPr>
            <w:r>
              <w:rPr>
                <w:color w:val="FFFFFF"/>
              </w:rPr>
              <w:t>Representation</w:t>
            </w:r>
          </w:p>
        </w:tc>
        <w:tc>
          <w:tcPr>
            <w:tcW w:w="2715" w:type="dxa"/>
          </w:tcPr>
          <w:p w14:paraId="60F391FD" w14:textId="64E4FCD9" w:rsidR="005C25E2" w:rsidRDefault="005C25E2" w:rsidP="00FC2CAD">
            <w:pPr>
              <w:spacing w:line="259" w:lineRule="auto"/>
              <w:ind w:left="1"/>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5C25E2" w:rsidRPr="00CF6513" w14:paraId="174894E8" w14:textId="77777777" w:rsidTr="00FC2CAD">
        <w:trPr>
          <w:cnfStyle w:val="000000100000" w:firstRow="0" w:lastRow="0" w:firstColumn="0" w:lastColumn="0" w:oddVBand="0" w:evenVBand="0" w:oddHBand="1" w:evenHBand="0" w:firstRowFirstColumn="0" w:firstRowLastColumn="0" w:lastRowFirstColumn="0" w:lastRowLastColumn="0"/>
          <w:trHeight w:val="2498"/>
        </w:trPr>
        <w:tc>
          <w:tcPr>
            <w:cnfStyle w:val="001000000000" w:firstRow="0" w:lastRow="0" w:firstColumn="1" w:lastColumn="0" w:oddVBand="0" w:evenVBand="0" w:oddHBand="0" w:evenHBand="0" w:firstRowFirstColumn="0" w:firstRowLastColumn="0" w:lastRowFirstColumn="0" w:lastRowLastColumn="0"/>
            <w:tcW w:w="2489" w:type="dxa"/>
          </w:tcPr>
          <w:p w14:paraId="29B03B11" w14:textId="77777777" w:rsidR="005C25E2" w:rsidRDefault="005C25E2" w:rsidP="00BF6A33">
            <w:pPr>
              <w:spacing w:line="259" w:lineRule="auto"/>
              <w:ind w:left="1"/>
              <w:jc w:val="left"/>
            </w:pPr>
            <w:r>
              <w:t xml:space="preserve">Package  </w:t>
            </w:r>
            <w:r>
              <w:rPr>
                <w:color w:val="FFC000"/>
              </w:rPr>
              <w:t xml:space="preserve"> </w:t>
            </w:r>
            <w:r>
              <w:t xml:space="preserve"> </w:t>
            </w:r>
          </w:p>
        </w:tc>
        <w:tc>
          <w:tcPr>
            <w:tcW w:w="4476" w:type="dxa"/>
          </w:tcPr>
          <w:p w14:paraId="68D6B432" w14:textId="77777777" w:rsidR="005C25E2" w:rsidRDefault="005C25E2" w:rsidP="00BF6A33">
            <w:pPr>
              <w:spacing w:line="259" w:lineRule="auto"/>
              <w:ind w:right="948"/>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B7FAE80" wp14:editId="1C5656D8">
                  <wp:extent cx="2094865" cy="1151890"/>
                  <wp:effectExtent l="0" t="0" r="0" b="0"/>
                  <wp:docPr id="13996" name="Picture 13996"/>
                  <wp:cNvGraphicFramePr/>
                  <a:graphic xmlns:a="http://schemas.openxmlformats.org/drawingml/2006/main">
                    <a:graphicData uri="http://schemas.openxmlformats.org/drawingml/2006/picture">
                      <pic:pic xmlns:pic="http://schemas.openxmlformats.org/drawingml/2006/picture">
                        <pic:nvPicPr>
                          <pic:cNvPr id="13996" name="Picture 13996"/>
                          <pic:cNvPicPr/>
                        </pic:nvPicPr>
                        <pic:blipFill>
                          <a:blip r:embed="rId101"/>
                          <a:stretch>
                            <a:fillRect/>
                          </a:stretch>
                        </pic:blipFill>
                        <pic:spPr>
                          <a:xfrm>
                            <a:off x="0" y="0"/>
                            <a:ext cx="2094992" cy="1151890"/>
                          </a:xfrm>
                          <a:prstGeom prst="rect">
                            <a:avLst/>
                          </a:prstGeom>
                        </pic:spPr>
                      </pic:pic>
                    </a:graphicData>
                  </a:graphic>
                </wp:inline>
              </w:drawing>
            </w:r>
            <w:r>
              <w:rPr>
                <w:color w:val="FFC000"/>
              </w:rPr>
              <w:t xml:space="preserve"> </w:t>
            </w:r>
            <w:r>
              <w:t xml:space="preserve"> </w:t>
            </w:r>
          </w:p>
        </w:tc>
        <w:tc>
          <w:tcPr>
            <w:tcW w:w="2715" w:type="dxa"/>
          </w:tcPr>
          <w:p w14:paraId="0FCBC4C6" w14:textId="77777777" w:rsidR="005C25E2" w:rsidRDefault="005C25E2" w:rsidP="00BF6A33">
            <w:pPr>
              <w:spacing w:line="259" w:lineRule="auto"/>
              <w:ind w:left="1" w:right="15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package is a namespace use to group related elements; it is a mechanism used to group elements into a better structure in a system. </w:t>
            </w:r>
            <w:r>
              <w:rPr>
                <w:color w:val="FFC000"/>
                <w:lang w:val="en-GB"/>
              </w:rPr>
              <w:t xml:space="preserve"> </w:t>
            </w:r>
            <w:r>
              <w:rPr>
                <w:lang w:val="en-GB"/>
              </w:rPr>
              <w:t xml:space="preserve"> </w:t>
            </w:r>
          </w:p>
        </w:tc>
      </w:tr>
      <w:tr w:rsidR="005C25E2" w:rsidRPr="00CF6513" w14:paraId="3B7451FC" w14:textId="77777777" w:rsidTr="00FC2CAD">
        <w:trPr>
          <w:trHeight w:val="2482"/>
        </w:trPr>
        <w:tc>
          <w:tcPr>
            <w:cnfStyle w:val="001000000000" w:firstRow="0" w:lastRow="0" w:firstColumn="1" w:lastColumn="0" w:oddVBand="0" w:evenVBand="0" w:oddHBand="0" w:evenHBand="0" w:firstRowFirstColumn="0" w:firstRowLastColumn="0" w:lastRowFirstColumn="0" w:lastRowLastColumn="0"/>
            <w:tcW w:w="2489" w:type="dxa"/>
          </w:tcPr>
          <w:p w14:paraId="56854BDE" w14:textId="77777777" w:rsidR="005C25E2" w:rsidRDefault="005C25E2" w:rsidP="00BF6A33">
            <w:pPr>
              <w:spacing w:line="259" w:lineRule="auto"/>
              <w:ind w:left="1"/>
              <w:jc w:val="left"/>
            </w:pPr>
            <w:r>
              <w:t>Package import</w:t>
            </w:r>
            <w:r>
              <w:rPr>
                <w:color w:val="FFC000"/>
              </w:rPr>
              <w:t xml:space="preserve"> </w:t>
            </w:r>
            <w:r>
              <w:t xml:space="preserve"> </w:t>
            </w:r>
          </w:p>
        </w:tc>
        <w:tc>
          <w:tcPr>
            <w:tcW w:w="4476" w:type="dxa"/>
          </w:tcPr>
          <w:p w14:paraId="52BC5758" w14:textId="77777777" w:rsidR="005C25E2" w:rsidRDefault="005C25E2" w:rsidP="00BF6A33">
            <w:pPr>
              <w:spacing w:line="259" w:lineRule="auto"/>
              <w:ind w:right="156"/>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74E5723" wp14:editId="5371BC2B">
                  <wp:extent cx="2599055" cy="1464310"/>
                  <wp:effectExtent l="0" t="0" r="0" b="0"/>
                  <wp:docPr id="13998" name="Picture 13998"/>
                  <wp:cNvGraphicFramePr/>
                  <a:graphic xmlns:a="http://schemas.openxmlformats.org/drawingml/2006/main">
                    <a:graphicData uri="http://schemas.openxmlformats.org/drawingml/2006/picture">
                      <pic:pic xmlns:pic="http://schemas.openxmlformats.org/drawingml/2006/picture">
                        <pic:nvPicPr>
                          <pic:cNvPr id="13998" name="Picture 13998"/>
                          <pic:cNvPicPr/>
                        </pic:nvPicPr>
                        <pic:blipFill>
                          <a:blip r:embed="rId102"/>
                          <a:stretch>
                            <a:fillRect/>
                          </a:stretch>
                        </pic:blipFill>
                        <pic:spPr>
                          <a:xfrm>
                            <a:off x="0" y="0"/>
                            <a:ext cx="2599436" cy="1464310"/>
                          </a:xfrm>
                          <a:prstGeom prst="rect">
                            <a:avLst/>
                          </a:prstGeom>
                        </pic:spPr>
                      </pic:pic>
                    </a:graphicData>
                  </a:graphic>
                </wp:inline>
              </w:drawing>
            </w:r>
            <w:r>
              <w:rPr>
                <w:color w:val="FFC000"/>
              </w:rPr>
              <w:t xml:space="preserve"> </w:t>
            </w:r>
            <w:r>
              <w:t xml:space="preserve"> </w:t>
            </w:r>
          </w:p>
        </w:tc>
        <w:tc>
          <w:tcPr>
            <w:tcW w:w="2715" w:type="dxa"/>
          </w:tcPr>
          <w:p w14:paraId="1E6FA0B0" w14:textId="77777777" w:rsidR="005C25E2" w:rsidRDefault="005C25E2" w:rsidP="00BF6A33">
            <w:pPr>
              <w:spacing w:line="259" w:lineRule="auto"/>
              <w:ind w:left="1" w:right="110"/>
              <w:cnfStyle w:val="000000000000" w:firstRow="0" w:lastRow="0" w:firstColumn="0" w:lastColumn="0" w:oddVBand="0" w:evenVBand="0" w:oddHBand="0" w:evenHBand="0" w:firstRowFirstColumn="0" w:firstRowLastColumn="0" w:lastRowFirstColumn="0" w:lastRowLastColumn="0"/>
              <w:rPr>
                <w:lang w:val="en-GB"/>
              </w:rPr>
            </w:pPr>
            <w:r>
              <w:rPr>
                <w:lang w:val="en-GB"/>
              </w:rPr>
              <w:t>A relationship Indicate that, functionality has been imported from one package to another.</w:t>
            </w:r>
            <w:r>
              <w:rPr>
                <w:color w:val="FFC000"/>
                <w:lang w:val="en-GB"/>
              </w:rPr>
              <w:t xml:space="preserve"> </w:t>
            </w:r>
            <w:r>
              <w:rPr>
                <w:lang w:val="en-GB"/>
              </w:rPr>
              <w:t xml:space="preserve"> </w:t>
            </w:r>
          </w:p>
        </w:tc>
      </w:tr>
      <w:tr w:rsidR="005C25E2" w:rsidRPr="00CF6513" w14:paraId="0D7C0CBC" w14:textId="77777777" w:rsidTr="00FC2CAD">
        <w:trPr>
          <w:cnfStyle w:val="000000100000" w:firstRow="0" w:lastRow="0" w:firstColumn="0" w:lastColumn="0" w:oddVBand="0" w:evenVBand="0" w:oddHBand="1" w:evenHBand="0" w:firstRowFirstColumn="0" w:firstRowLastColumn="0" w:lastRowFirstColumn="0" w:lastRowLastColumn="0"/>
          <w:trHeight w:val="2561"/>
        </w:trPr>
        <w:tc>
          <w:tcPr>
            <w:cnfStyle w:val="001000000000" w:firstRow="0" w:lastRow="0" w:firstColumn="1" w:lastColumn="0" w:oddVBand="0" w:evenVBand="0" w:oddHBand="0" w:evenHBand="0" w:firstRowFirstColumn="0" w:firstRowLastColumn="0" w:lastRowFirstColumn="0" w:lastRowLastColumn="0"/>
            <w:tcW w:w="2489" w:type="dxa"/>
          </w:tcPr>
          <w:p w14:paraId="787A0669" w14:textId="77777777" w:rsidR="005C25E2" w:rsidRDefault="005C25E2" w:rsidP="00BF6A33">
            <w:pPr>
              <w:spacing w:line="259" w:lineRule="auto"/>
              <w:ind w:left="1"/>
              <w:jc w:val="left"/>
            </w:pPr>
            <w:r>
              <w:lastRenderedPageBreak/>
              <w:t>Package Access</w:t>
            </w:r>
            <w:r>
              <w:rPr>
                <w:color w:val="FFC000"/>
              </w:rPr>
              <w:t xml:space="preserve"> </w:t>
            </w:r>
            <w:r>
              <w:t xml:space="preserve"> </w:t>
            </w:r>
          </w:p>
        </w:tc>
        <w:tc>
          <w:tcPr>
            <w:tcW w:w="4476" w:type="dxa"/>
          </w:tcPr>
          <w:p w14:paraId="7C54F07D" w14:textId="77777777" w:rsidR="005C25E2" w:rsidRDefault="005C25E2" w:rsidP="00BF6A33">
            <w:pPr>
              <w:spacing w:line="259" w:lineRule="auto"/>
              <w:ind w:right="192"/>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D4CB163" wp14:editId="123DEECC">
                  <wp:extent cx="2576830" cy="1520825"/>
                  <wp:effectExtent l="0" t="0" r="0" b="0"/>
                  <wp:docPr id="14000" name="Picture 14000"/>
                  <wp:cNvGraphicFramePr/>
                  <a:graphic xmlns:a="http://schemas.openxmlformats.org/drawingml/2006/main">
                    <a:graphicData uri="http://schemas.openxmlformats.org/drawingml/2006/picture">
                      <pic:pic xmlns:pic="http://schemas.openxmlformats.org/drawingml/2006/picture">
                        <pic:nvPicPr>
                          <pic:cNvPr id="14000" name="Picture 14000"/>
                          <pic:cNvPicPr/>
                        </pic:nvPicPr>
                        <pic:blipFill>
                          <a:blip r:embed="rId103"/>
                          <a:stretch>
                            <a:fillRect/>
                          </a:stretch>
                        </pic:blipFill>
                        <pic:spPr>
                          <a:xfrm>
                            <a:off x="0" y="0"/>
                            <a:ext cx="2576830" cy="1520825"/>
                          </a:xfrm>
                          <a:prstGeom prst="rect">
                            <a:avLst/>
                          </a:prstGeom>
                        </pic:spPr>
                      </pic:pic>
                    </a:graphicData>
                  </a:graphic>
                </wp:inline>
              </w:drawing>
            </w:r>
            <w:r>
              <w:rPr>
                <w:color w:val="FFC000"/>
              </w:rPr>
              <w:t xml:space="preserve"> </w:t>
            </w:r>
            <w:r>
              <w:t xml:space="preserve"> </w:t>
            </w:r>
          </w:p>
        </w:tc>
        <w:tc>
          <w:tcPr>
            <w:tcW w:w="2715" w:type="dxa"/>
          </w:tcPr>
          <w:p w14:paraId="619ADF79" w14:textId="77777777" w:rsidR="005C25E2" w:rsidRDefault="005C25E2" w:rsidP="00BF6A33">
            <w:pPr>
              <w:spacing w:line="259" w:lineRule="auto"/>
              <w:ind w:left="1" w:right="110"/>
              <w:cnfStyle w:val="000000100000" w:firstRow="0" w:lastRow="0" w:firstColumn="0" w:lastColumn="0" w:oddVBand="0" w:evenVBand="0" w:oddHBand="1" w:evenHBand="0" w:firstRowFirstColumn="0" w:firstRowLastColumn="0" w:lastRowFirstColumn="0" w:lastRowLastColumn="0"/>
              <w:rPr>
                <w:lang w:val="en-GB"/>
              </w:rPr>
            </w:pPr>
            <w:r>
              <w:rPr>
                <w:lang w:val="en-GB"/>
              </w:rPr>
              <w:t>A relationship Indicates that one package requires assistance from the function of another package.</w:t>
            </w:r>
            <w:r>
              <w:rPr>
                <w:color w:val="FFC000"/>
                <w:lang w:val="en-GB"/>
              </w:rPr>
              <w:t xml:space="preserve"> </w:t>
            </w:r>
            <w:r>
              <w:rPr>
                <w:lang w:val="en-GB"/>
              </w:rPr>
              <w:t xml:space="preserve"> </w:t>
            </w:r>
          </w:p>
        </w:tc>
      </w:tr>
      <w:tr w:rsidR="005C25E2" w:rsidRPr="00CF6513" w14:paraId="3672C1C0" w14:textId="77777777" w:rsidTr="00FC2CAD">
        <w:trPr>
          <w:trHeight w:val="2392"/>
        </w:trPr>
        <w:tc>
          <w:tcPr>
            <w:cnfStyle w:val="001000000000" w:firstRow="0" w:lastRow="0" w:firstColumn="1" w:lastColumn="0" w:oddVBand="0" w:evenVBand="0" w:oddHBand="0" w:evenHBand="0" w:firstRowFirstColumn="0" w:firstRowLastColumn="0" w:lastRowFirstColumn="0" w:lastRowLastColumn="0"/>
            <w:tcW w:w="2489" w:type="dxa"/>
          </w:tcPr>
          <w:p w14:paraId="6B0151B9" w14:textId="77777777" w:rsidR="005C25E2" w:rsidRDefault="005C25E2" w:rsidP="00BF6A33">
            <w:pPr>
              <w:spacing w:line="259" w:lineRule="auto"/>
              <w:ind w:left="1"/>
              <w:jc w:val="left"/>
            </w:pPr>
            <w:r>
              <w:t xml:space="preserve">Package merge </w:t>
            </w:r>
            <w:r>
              <w:rPr>
                <w:color w:val="FFC000"/>
              </w:rPr>
              <w:t xml:space="preserve"> </w:t>
            </w:r>
            <w:r>
              <w:t xml:space="preserve"> </w:t>
            </w:r>
          </w:p>
        </w:tc>
        <w:tc>
          <w:tcPr>
            <w:tcW w:w="4476" w:type="dxa"/>
          </w:tcPr>
          <w:p w14:paraId="2CA926B6" w14:textId="77777777" w:rsidR="005C25E2" w:rsidRDefault="005C25E2" w:rsidP="00BF6A33">
            <w:pPr>
              <w:spacing w:line="259" w:lineRule="auto"/>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CFEB4B0" wp14:editId="0266C711">
                  <wp:extent cx="2697480" cy="1409700"/>
                  <wp:effectExtent l="0" t="0" r="0" b="0"/>
                  <wp:docPr id="14002" name="Picture 14002"/>
                  <wp:cNvGraphicFramePr/>
                  <a:graphic xmlns:a="http://schemas.openxmlformats.org/drawingml/2006/main">
                    <a:graphicData uri="http://schemas.openxmlformats.org/drawingml/2006/picture">
                      <pic:pic xmlns:pic="http://schemas.openxmlformats.org/drawingml/2006/picture">
                        <pic:nvPicPr>
                          <pic:cNvPr id="14002" name="Picture 14002"/>
                          <pic:cNvPicPr/>
                        </pic:nvPicPr>
                        <pic:blipFill>
                          <a:blip r:embed="rId104"/>
                          <a:stretch>
                            <a:fillRect/>
                          </a:stretch>
                        </pic:blipFill>
                        <pic:spPr>
                          <a:xfrm>
                            <a:off x="0" y="0"/>
                            <a:ext cx="2697480" cy="1409700"/>
                          </a:xfrm>
                          <a:prstGeom prst="rect">
                            <a:avLst/>
                          </a:prstGeom>
                        </pic:spPr>
                      </pic:pic>
                    </a:graphicData>
                  </a:graphic>
                </wp:inline>
              </w:drawing>
            </w:r>
            <w:r>
              <w:rPr>
                <w:color w:val="FFC000"/>
              </w:rPr>
              <w:t xml:space="preserve"> </w:t>
            </w:r>
            <w:r>
              <w:t xml:space="preserve"> </w:t>
            </w:r>
          </w:p>
        </w:tc>
        <w:tc>
          <w:tcPr>
            <w:tcW w:w="2715" w:type="dxa"/>
          </w:tcPr>
          <w:p w14:paraId="703EDB5F" w14:textId="77777777" w:rsidR="005C25E2" w:rsidRDefault="005C25E2" w:rsidP="00BF6A33">
            <w:pPr>
              <w:spacing w:line="259" w:lineRule="auto"/>
              <w:ind w:left="1" w:right="11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It is a relationship which shows that, the functionality of two packages are combines to a single function.  </w:t>
            </w:r>
            <w:r>
              <w:rPr>
                <w:color w:val="FFC000"/>
                <w:lang w:val="en-GB"/>
              </w:rPr>
              <w:t xml:space="preserve"> </w:t>
            </w:r>
            <w:r>
              <w:rPr>
                <w:lang w:val="en-GB"/>
              </w:rPr>
              <w:t xml:space="preserve"> </w:t>
            </w:r>
          </w:p>
        </w:tc>
      </w:tr>
    </w:tbl>
    <w:p w14:paraId="6B738DC5" w14:textId="77777777" w:rsidR="005C25E2" w:rsidRPr="005C25E2" w:rsidRDefault="005C25E2" w:rsidP="00FC2CAD"/>
    <w:p w14:paraId="54A3EA1E" w14:textId="09C0FB51" w:rsidR="00565709" w:rsidRDefault="00D34533" w:rsidP="0080103F">
      <w:pPr>
        <w:pStyle w:val="Heading3"/>
        <w:numPr>
          <w:ilvl w:val="0"/>
          <w:numId w:val="44"/>
        </w:numPr>
      </w:pPr>
      <w:r>
        <w:t>Package diagram of the system</w:t>
      </w:r>
    </w:p>
    <w:p w14:paraId="160F5A1B" w14:textId="77777777" w:rsidR="00D34533" w:rsidRDefault="00D34533" w:rsidP="00FC2CAD">
      <w:pPr>
        <w:keepNext/>
      </w:pPr>
      <w:r>
        <w:rPr>
          <w:noProof/>
        </w:rPr>
        <w:drawing>
          <wp:inline distT="0" distB="0" distL="0" distR="0" wp14:anchorId="2246C45F" wp14:editId="56A8A9F7">
            <wp:extent cx="5943600" cy="2285740"/>
            <wp:effectExtent l="0" t="0" r="0" b="635"/>
            <wp:docPr id="19221741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4147" name="Picture 38"/>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2285740"/>
                    </a:xfrm>
                    <a:prstGeom prst="rect">
                      <a:avLst/>
                    </a:prstGeom>
                  </pic:spPr>
                </pic:pic>
              </a:graphicData>
            </a:graphic>
          </wp:inline>
        </w:drawing>
      </w:r>
    </w:p>
    <w:p w14:paraId="73FA210F" w14:textId="67282B0B" w:rsidR="00D34533" w:rsidRDefault="00D34533" w:rsidP="00D34533">
      <w:pPr>
        <w:pStyle w:val="Caption"/>
      </w:pPr>
      <w:r>
        <w:t xml:space="preserve">Figure </w:t>
      </w:r>
      <w:fldSimple w:instr=" SEQ Figure \* ARABIC ">
        <w:ins w:id="95" w:author="Elvado Temgoua" w:date="2026-08-21T20:58:00Z" w16du:dateUtc="2026-08-21T19:58:00Z">
          <w:r w:rsidR="008C4724">
            <w:rPr>
              <w:noProof/>
            </w:rPr>
            <w:t>36</w:t>
          </w:r>
        </w:ins>
        <w:del w:id="96" w:author="Elvado Temgoua" w:date="2026-08-21T20:58:00Z" w16du:dateUtc="2026-08-21T19:58:00Z">
          <w:r w:rsidR="00916420" w:rsidDel="008C4724">
            <w:rPr>
              <w:noProof/>
            </w:rPr>
            <w:delText>35</w:delText>
          </w:r>
        </w:del>
      </w:fldSimple>
      <w:r>
        <w:t xml:space="preserve"> Package diagram</w:t>
      </w:r>
    </w:p>
    <w:p w14:paraId="305D9210" w14:textId="04BB896B" w:rsidR="00D34533" w:rsidRDefault="00D34533">
      <w:pPr>
        <w:jc w:val="left"/>
      </w:pPr>
      <w:r>
        <w:br w:type="page"/>
      </w:r>
    </w:p>
    <w:p w14:paraId="299381A6" w14:textId="231FDC65" w:rsidR="00D34533" w:rsidRDefault="00D34533" w:rsidP="00D34533">
      <w:pPr>
        <w:pStyle w:val="Heading1"/>
      </w:pPr>
      <w:r>
        <w:lastRenderedPageBreak/>
        <w:t>CONCLUSION</w:t>
      </w:r>
    </w:p>
    <w:p w14:paraId="217396EC" w14:textId="765D04AF" w:rsidR="00F2198A" w:rsidRDefault="00D34533" w:rsidP="00FC2CAD">
      <w:pPr>
        <w:spacing w:line="360" w:lineRule="auto"/>
        <w:ind w:firstLine="720"/>
      </w:pPr>
      <w:r w:rsidRPr="00D34533">
        <w:t xml:space="preserve">In the conception phase, we set as objective to plane the different aspect of our system by showing how it will be structure and deployed within existing technical architectures. We began by taking into account the technical constraints for our system, after which we proceeded to identify the components of our system, how they are grouped together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w:t>
      </w:r>
      <w:r w:rsidR="003D1357" w:rsidRPr="00D34533">
        <w:t>ou</w:t>
      </w:r>
      <w:r w:rsidR="003D1357">
        <w:t>r</w:t>
      </w:r>
      <w:r w:rsidRPr="00D34533">
        <w:t xml:space="preserve"> system</w:t>
      </w:r>
      <w:r w:rsidR="007E3358">
        <w:t>.</w:t>
      </w:r>
    </w:p>
    <w:p w14:paraId="0C8E8B45" w14:textId="77777777" w:rsidR="00F2198A" w:rsidRDefault="00F2198A">
      <w:pPr>
        <w:jc w:val="left"/>
      </w:pPr>
      <w:r>
        <w:br w:type="page"/>
      </w:r>
    </w:p>
    <w:p w14:paraId="55BF8CC9" w14:textId="117BA9E8" w:rsidR="00D34533" w:rsidRDefault="00D34533" w:rsidP="00FC2CAD">
      <w:pPr>
        <w:spacing w:line="360" w:lineRule="auto"/>
        <w:ind w:firstLine="720"/>
      </w:pPr>
    </w:p>
    <w:p w14:paraId="53C0E569" w14:textId="77777777" w:rsidR="00BB3538" w:rsidRPr="00BB3538" w:rsidRDefault="00BB3538" w:rsidP="00A445B6"/>
    <w:p w14:paraId="3BC6E5BC" w14:textId="77777777" w:rsidR="00BB3538" w:rsidRPr="00BB3538" w:rsidRDefault="00BB3538" w:rsidP="00A445B6"/>
    <w:p w14:paraId="2E326CC1" w14:textId="77777777" w:rsidR="00BB3538" w:rsidRPr="00BB3538" w:rsidRDefault="00BB3538" w:rsidP="00A445B6"/>
    <w:p w14:paraId="3E39D2F8" w14:textId="77777777" w:rsidR="00BB3538" w:rsidRPr="00BB3538" w:rsidRDefault="00BB3538" w:rsidP="00A445B6"/>
    <w:p w14:paraId="240F468C" w14:textId="77777777" w:rsidR="00BB3538" w:rsidRPr="00BB3538" w:rsidRDefault="00BB3538" w:rsidP="00A445B6"/>
    <w:p w14:paraId="4A343A1E" w14:textId="77777777" w:rsidR="00BB3538" w:rsidRPr="00BB3538" w:rsidRDefault="00BB3538" w:rsidP="00A445B6"/>
    <w:p w14:paraId="1A00B5DB" w14:textId="77777777" w:rsidR="00BB3538" w:rsidRPr="00BB3538" w:rsidRDefault="00BB3538" w:rsidP="00A445B6"/>
    <w:p w14:paraId="36D260F6" w14:textId="5031DC4F" w:rsidR="00BB3538" w:rsidRPr="00BB3538" w:rsidRDefault="00556FCB" w:rsidP="00A445B6">
      <w:r>
        <w:rPr>
          <w:noProof/>
        </w:rPr>
        <mc:AlternateContent>
          <mc:Choice Requires="wps">
            <w:drawing>
              <wp:anchor distT="0" distB="0" distL="114300" distR="114300" simplePos="0" relativeHeight="251664425" behindDoc="0" locked="0" layoutInCell="1" allowOverlap="1" wp14:anchorId="43345E4E" wp14:editId="23DD90ED">
                <wp:simplePos x="0" y="0"/>
                <wp:positionH relativeFrom="margin">
                  <wp:align>center</wp:align>
                </wp:positionH>
                <wp:positionV relativeFrom="paragraph">
                  <wp:posOffset>303530</wp:posOffset>
                </wp:positionV>
                <wp:extent cx="5215890" cy="2560320"/>
                <wp:effectExtent l="0" t="19050" r="22860" b="87630"/>
                <wp:wrapSquare wrapText="bothSides"/>
                <wp:docPr id="1125069701" name="Flowchart: Preparation 22"/>
                <wp:cNvGraphicFramePr/>
                <a:graphic xmlns:a="http://schemas.openxmlformats.org/drawingml/2006/main">
                  <a:graphicData uri="http://schemas.microsoft.com/office/word/2010/wordprocessingShape">
                    <wps:wsp>
                      <wps:cNvSpPr/>
                      <wps:spPr>
                        <a:xfrm>
                          <a:off x="0" y="0"/>
                          <a:ext cx="5215890" cy="2560320"/>
                        </a:xfrm>
                        <a:custGeom>
                          <a:avLst/>
                          <a:gdLst>
                            <a:gd name="csX0" fmla="*/ 0 w 5215890"/>
                            <a:gd name="csY0" fmla="*/ 1280160 h 2560320"/>
                            <a:gd name="csX1" fmla="*/ 1043178 w 5215890"/>
                            <a:gd name="csY1" fmla="*/ 0 h 2560320"/>
                            <a:gd name="csX2" fmla="*/ 4172712 w 5215890"/>
                            <a:gd name="csY2" fmla="*/ 0 h 2560320"/>
                            <a:gd name="csX3" fmla="*/ 5215890 w 5215890"/>
                            <a:gd name="csY3" fmla="*/ 1280160 h 2560320"/>
                            <a:gd name="csX4" fmla="*/ 4172712 w 5215890"/>
                            <a:gd name="csY4" fmla="*/ 2560320 h 2560320"/>
                            <a:gd name="csX5" fmla="*/ 1043178 w 5215890"/>
                            <a:gd name="csY5" fmla="*/ 2560320 h 2560320"/>
                            <a:gd name="csX6" fmla="*/ 0 w 521589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5215890" h="2560320" fill="none" extrusionOk="0">
                              <a:moveTo>
                                <a:pt x="0" y="1280160"/>
                              </a:moveTo>
                              <a:cubicBezTo>
                                <a:pt x="473513" y="657498"/>
                                <a:pt x="664744" y="589474"/>
                                <a:pt x="1043178" y="0"/>
                              </a:cubicBezTo>
                              <a:cubicBezTo>
                                <a:pt x="2232152" y="-38581"/>
                                <a:pt x="3143416" y="63341"/>
                                <a:pt x="4172712" y="0"/>
                              </a:cubicBezTo>
                              <a:cubicBezTo>
                                <a:pt x="4392135" y="277530"/>
                                <a:pt x="5037513" y="864120"/>
                                <a:pt x="5215890" y="1280160"/>
                              </a:cubicBezTo>
                              <a:cubicBezTo>
                                <a:pt x="4959041" y="1671273"/>
                                <a:pt x="4398208" y="2289865"/>
                                <a:pt x="4172712" y="2560320"/>
                              </a:cubicBezTo>
                              <a:cubicBezTo>
                                <a:pt x="3377897" y="2641302"/>
                                <a:pt x="2080182" y="2632575"/>
                                <a:pt x="1043178" y="2560320"/>
                              </a:cubicBezTo>
                              <a:cubicBezTo>
                                <a:pt x="616424" y="2187028"/>
                                <a:pt x="382950" y="1743974"/>
                                <a:pt x="0" y="1280160"/>
                              </a:cubicBezTo>
                              <a:close/>
                            </a:path>
                            <a:path w="5215890" h="2560320" stroke="0" extrusionOk="0">
                              <a:moveTo>
                                <a:pt x="0" y="1280160"/>
                              </a:moveTo>
                              <a:cubicBezTo>
                                <a:pt x="541472" y="701828"/>
                                <a:pt x="862674" y="197440"/>
                                <a:pt x="1043178" y="0"/>
                              </a:cubicBezTo>
                              <a:cubicBezTo>
                                <a:pt x="1864540" y="132882"/>
                                <a:pt x="3833370" y="-84951"/>
                                <a:pt x="4172712" y="0"/>
                              </a:cubicBezTo>
                              <a:cubicBezTo>
                                <a:pt x="4390362" y="333651"/>
                                <a:pt x="5007883" y="893698"/>
                                <a:pt x="5215890" y="1280160"/>
                              </a:cubicBezTo>
                              <a:cubicBezTo>
                                <a:pt x="4810281" y="1560176"/>
                                <a:pt x="4581600" y="2235444"/>
                                <a:pt x="4172712" y="2560320"/>
                              </a:cubicBezTo>
                              <a:cubicBezTo>
                                <a:pt x="3734274" y="2609853"/>
                                <a:pt x="1565659" y="2575129"/>
                                <a:pt x="1043178" y="2560320"/>
                              </a:cubicBezTo>
                              <a:cubicBezTo>
                                <a:pt x="834956" y="2286831"/>
                                <a:pt x="131158" y="1550734"/>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39C601D0" w14:textId="4BB5B304" w:rsidR="00BB3538" w:rsidRPr="00C51A48" w:rsidRDefault="00BB3538" w:rsidP="00BB3538">
                            <w:pPr>
                              <w:jc w:val="center"/>
                              <w:rPr>
                                <w:b/>
                                <w:bCs/>
                                <w:sz w:val="40"/>
                                <w:szCs w:val="40"/>
                              </w:rPr>
                            </w:pPr>
                            <w:r w:rsidRPr="00C51A48">
                              <w:rPr>
                                <w:b/>
                                <w:bCs/>
                                <w:sz w:val="40"/>
                                <w:szCs w:val="40"/>
                              </w:rPr>
                              <w:t xml:space="preserve">FILE </w:t>
                            </w:r>
                            <w:del w:id="97" w:author="Elvado Temgoua" w:date="2026-08-21T08:50:00Z" w16du:dateUtc="2026-08-21T07:50:00Z">
                              <w:r w:rsidDel="000C20AA">
                                <w:rPr>
                                  <w:b/>
                                  <w:bCs/>
                                  <w:sz w:val="40"/>
                                  <w:szCs w:val="40"/>
                                </w:rPr>
                                <w:delText>I</w:delText>
                              </w:r>
                            </w:del>
                            <w:r>
                              <w:rPr>
                                <w:b/>
                                <w:bCs/>
                                <w:sz w:val="40"/>
                                <w:szCs w:val="40"/>
                              </w:rPr>
                              <w:t>V</w:t>
                            </w:r>
                            <w:r w:rsidRPr="00C51A48">
                              <w:rPr>
                                <w:b/>
                                <w:bCs/>
                                <w:sz w:val="40"/>
                                <w:szCs w:val="40"/>
                              </w:rPr>
                              <w:t>: THE</w:t>
                            </w:r>
                            <w:r>
                              <w:rPr>
                                <w:b/>
                                <w:bCs/>
                                <w:sz w:val="40"/>
                                <w:szCs w:val="40"/>
                              </w:rPr>
                              <w:t xml:space="preserve"> </w:t>
                            </w:r>
                            <w:r w:rsidR="00556FCB">
                              <w:rPr>
                                <w:b/>
                                <w:bCs/>
                                <w:sz w:val="40"/>
                                <w:szCs w:val="40"/>
                              </w:rPr>
                              <w:t xml:space="preserve">DEPLOYMENT </w:t>
                            </w:r>
                            <w:r>
                              <w:rPr>
                                <w:b/>
                                <w:bCs/>
                                <w:sz w:val="40"/>
                                <w:szCs w:val="40"/>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45E4E" id="_x0000_s1056" type="#_x0000_t117" style="position:absolute;left:0;text-align:left;margin-left:0;margin-top:23.9pt;width:410.7pt;height:201.6pt;z-index:25166442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" fillcolor="#3494ba [3204]" strokecolor="#07151b [484]" strokeweight="1pt">
                <v:stroke linestyle="thickThin"/>
                <v:textbox>
                  <w:txbxContent>
                    <w:p w14:paraId="39C601D0" w14:textId="4BB5B304" w:rsidR="00BB3538" w:rsidRPr="00C51A48" w:rsidRDefault="00BB3538" w:rsidP="00BB3538">
                      <w:pPr>
                        <w:jc w:val="center"/>
                        <w:rPr>
                          <w:b/>
                          <w:bCs/>
                          <w:sz w:val="40"/>
                          <w:szCs w:val="40"/>
                        </w:rPr>
                      </w:pPr>
                      <w:r w:rsidRPr="00C51A48">
                        <w:rPr>
                          <w:b/>
                          <w:bCs/>
                          <w:sz w:val="40"/>
                          <w:szCs w:val="40"/>
                        </w:rPr>
                        <w:t xml:space="preserve">FILE </w:t>
                      </w:r>
                      <w:del w:id="98" w:author="Elvado Temgoua" w:date="2026-08-21T08:50:00Z" w16du:dateUtc="2026-08-21T07:50:00Z">
                        <w:r w:rsidDel="000C20AA">
                          <w:rPr>
                            <w:b/>
                            <w:bCs/>
                            <w:sz w:val="40"/>
                            <w:szCs w:val="40"/>
                          </w:rPr>
                          <w:delText>I</w:delText>
                        </w:r>
                      </w:del>
                      <w:r>
                        <w:rPr>
                          <w:b/>
                          <w:bCs/>
                          <w:sz w:val="40"/>
                          <w:szCs w:val="40"/>
                        </w:rPr>
                        <w:t>V</w:t>
                      </w:r>
                      <w:r w:rsidRPr="00C51A48">
                        <w:rPr>
                          <w:b/>
                          <w:bCs/>
                          <w:sz w:val="40"/>
                          <w:szCs w:val="40"/>
                        </w:rPr>
                        <w:t>: THE</w:t>
                      </w:r>
                      <w:r>
                        <w:rPr>
                          <w:b/>
                          <w:bCs/>
                          <w:sz w:val="40"/>
                          <w:szCs w:val="40"/>
                        </w:rPr>
                        <w:t xml:space="preserve"> </w:t>
                      </w:r>
                      <w:r w:rsidR="00556FCB">
                        <w:rPr>
                          <w:b/>
                          <w:bCs/>
                          <w:sz w:val="40"/>
                          <w:szCs w:val="40"/>
                        </w:rPr>
                        <w:t xml:space="preserve">DEPLOYMENT </w:t>
                      </w:r>
                      <w:r>
                        <w:rPr>
                          <w:b/>
                          <w:bCs/>
                          <w:sz w:val="40"/>
                          <w:szCs w:val="40"/>
                        </w:rPr>
                        <w:t>FILE</w:t>
                      </w:r>
                    </w:p>
                  </w:txbxContent>
                </v:textbox>
                <w10:wrap type="square" anchorx="margin"/>
              </v:shape>
            </w:pict>
          </mc:Fallback>
        </mc:AlternateContent>
      </w:r>
    </w:p>
    <w:p w14:paraId="57563534" w14:textId="77777777" w:rsidR="00BB3538" w:rsidRPr="00BB3538" w:rsidRDefault="00BB3538" w:rsidP="00A445B6"/>
    <w:p w14:paraId="46AE3323" w14:textId="77777777" w:rsidR="00BB3538" w:rsidRPr="00BB3538" w:rsidRDefault="00BB3538" w:rsidP="00A445B6"/>
    <w:p w14:paraId="4897D1E9" w14:textId="77777777" w:rsidR="00BB3538" w:rsidRPr="00BB3538" w:rsidRDefault="00BB3538" w:rsidP="00A445B6"/>
    <w:p w14:paraId="18565999" w14:textId="77777777" w:rsidR="00BB3538" w:rsidRPr="00BB3538" w:rsidRDefault="00BB3538" w:rsidP="00A445B6"/>
    <w:p w14:paraId="0510DBFC" w14:textId="77777777" w:rsidR="00BB3538" w:rsidRPr="00BB3538" w:rsidRDefault="00BB3538" w:rsidP="00A445B6"/>
    <w:p w14:paraId="4B7C1FE7" w14:textId="77777777" w:rsidR="00BB3538" w:rsidRPr="00BB3538" w:rsidRDefault="00BB3538" w:rsidP="00A445B6"/>
    <w:p w14:paraId="0FAE730C" w14:textId="77777777" w:rsidR="00BB3538" w:rsidRPr="00BB3538" w:rsidRDefault="00BB3538" w:rsidP="00A445B6"/>
    <w:p w14:paraId="008BB600" w14:textId="77777777" w:rsidR="00BB3538" w:rsidRPr="00BB3538" w:rsidRDefault="00BB3538" w:rsidP="00A445B6"/>
    <w:p w14:paraId="2F9A38C5" w14:textId="77777777" w:rsidR="00BB3538" w:rsidRPr="00BB3538" w:rsidRDefault="00BB3538" w:rsidP="00A445B6"/>
    <w:p w14:paraId="43FF5570" w14:textId="77777777" w:rsidR="00BB3538" w:rsidRPr="00BB3538" w:rsidRDefault="00BB3538" w:rsidP="00A445B6"/>
    <w:p w14:paraId="288DE1D9" w14:textId="77777777" w:rsidR="00BB3538" w:rsidRPr="00BB3538" w:rsidRDefault="00BB3538" w:rsidP="00A445B6"/>
    <w:p w14:paraId="2C3245FE" w14:textId="77777777" w:rsidR="00BB3538" w:rsidRDefault="00BB3538" w:rsidP="00BB3538"/>
    <w:p w14:paraId="56D4F7C9" w14:textId="77777777" w:rsidR="00BB3538" w:rsidRDefault="00BB3538" w:rsidP="00BB3538"/>
    <w:p w14:paraId="0A0E3D67" w14:textId="532756B8" w:rsidR="00BB3538" w:rsidRDefault="00BB3538">
      <w:pPr>
        <w:jc w:val="left"/>
      </w:pPr>
      <w:r>
        <w:br w:type="page"/>
      </w:r>
    </w:p>
    <w:p w14:paraId="2736B03B" w14:textId="398AA251" w:rsidR="00BB3538" w:rsidRDefault="00F74849" w:rsidP="00F74849">
      <w:pPr>
        <w:pStyle w:val="Style1"/>
      </w:pPr>
      <w:r>
        <w:lastRenderedPageBreak/>
        <w:t>Preamble</w:t>
      </w:r>
    </w:p>
    <w:p w14:paraId="1E446C1A" w14:textId="3BCE5DD6" w:rsidR="00F74849" w:rsidRDefault="00F74849" w:rsidP="00F74849">
      <w:pPr>
        <w:spacing w:line="360" w:lineRule="auto"/>
        <w:ind w:firstLine="720"/>
      </w:pPr>
      <w:r w:rsidRPr="00F74849">
        <w:t>This section of our report will cover details on the product to be delivered with the agreement of the client(s) and the solution provider. In this section, we are going to present the context in which we are to put in place a platform, what the system should do and how the system should do it.</w:t>
      </w:r>
    </w:p>
    <w:p w14:paraId="75277041" w14:textId="1681CB21" w:rsidR="00F74849" w:rsidRDefault="00182EA5" w:rsidP="00F74849">
      <w:pPr>
        <w:pStyle w:val="Style1"/>
      </w:pPr>
      <w:r>
        <w:rPr>
          <w:noProof/>
        </w:rPr>
        <mc:AlternateContent>
          <mc:Choice Requires="wps">
            <w:drawing>
              <wp:anchor distT="0" distB="0" distL="114300" distR="114300" simplePos="0" relativeHeight="251666473" behindDoc="0" locked="0" layoutInCell="1" allowOverlap="1" wp14:anchorId="7FDD17C7" wp14:editId="0C5A7254">
                <wp:simplePos x="0" y="0"/>
                <wp:positionH relativeFrom="margin">
                  <wp:align>right</wp:align>
                </wp:positionH>
                <wp:positionV relativeFrom="paragraph">
                  <wp:posOffset>517525</wp:posOffset>
                </wp:positionV>
                <wp:extent cx="6057900" cy="5054600"/>
                <wp:effectExtent l="0" t="19050" r="38100" b="127000"/>
                <wp:wrapNone/>
                <wp:docPr id="811957993" name="Scroll: Vertical 20"/>
                <wp:cNvGraphicFramePr/>
                <a:graphic xmlns:a="http://schemas.openxmlformats.org/drawingml/2006/main">
                  <a:graphicData uri="http://schemas.microsoft.com/office/word/2010/wordprocessingShape">
                    <wps:wsp>
                      <wps:cNvSpPr/>
                      <wps:spPr>
                        <a:xfrm>
                          <a:off x="0" y="0"/>
                          <a:ext cx="6057900" cy="5054600"/>
                        </a:xfrm>
                        <a:custGeom>
                          <a:avLst/>
                          <a:gdLst>
                            <a:gd name="csX0" fmla="*/ 315913 w 6057900"/>
                            <a:gd name="csY0" fmla="*/ 5054600 h 5054600"/>
                            <a:gd name="csX1" fmla="*/ 631826 w 6057900"/>
                            <a:gd name="csY1" fmla="*/ 4738687 h 5054600"/>
                            <a:gd name="csX2" fmla="*/ 315913 w 6057900"/>
                            <a:gd name="csY2" fmla="*/ 4738688 h 5054600"/>
                            <a:gd name="csX3" fmla="*/ 473869 w 6057900"/>
                            <a:gd name="csY3" fmla="*/ 4580732 h 5054600"/>
                            <a:gd name="csX4" fmla="*/ 315913 w 6057900"/>
                            <a:gd name="csY4" fmla="*/ 4422776 h 5054600"/>
                            <a:gd name="csX5" fmla="*/ 631825 w 6057900"/>
                            <a:gd name="csY5" fmla="*/ 4422775 h 5054600"/>
                            <a:gd name="csX6" fmla="*/ 631825 w 6057900"/>
                            <a:gd name="csY6" fmla="*/ 315913 h 5054600"/>
                            <a:gd name="csX7" fmla="*/ 947738 w 6057900"/>
                            <a:gd name="csY7" fmla="*/ 0 h 5054600"/>
                            <a:gd name="csX8" fmla="*/ 5741988 w 6057900"/>
                            <a:gd name="csY8" fmla="*/ 0 h 5054600"/>
                            <a:gd name="csX9" fmla="*/ 6057901 w 6057900"/>
                            <a:gd name="csY9" fmla="*/ 315913 h 5054600"/>
                            <a:gd name="csX10" fmla="*/ 5741988 w 6057900"/>
                            <a:gd name="csY10" fmla="*/ 631826 h 5054600"/>
                            <a:gd name="csX11" fmla="*/ 5426075 w 6057900"/>
                            <a:gd name="csY11" fmla="*/ 631825 h 5054600"/>
                            <a:gd name="csX12" fmla="*/ 5426075 w 6057900"/>
                            <a:gd name="csY12" fmla="*/ 4738688 h 5054600"/>
                            <a:gd name="csX13" fmla="*/ 5110162 w 6057900"/>
                            <a:gd name="csY13" fmla="*/ 5054601 h 5054600"/>
                            <a:gd name="csX14" fmla="*/ 315913 w 6057900"/>
                            <a:gd name="csY14" fmla="*/ 5054600 h 5054600"/>
                            <a:gd name="csX15" fmla="*/ 1263650 w 6057900"/>
                            <a:gd name="csY15" fmla="*/ 315913 h 5054600"/>
                            <a:gd name="csX16" fmla="*/ 947737 w 6057900"/>
                            <a:gd name="csY16" fmla="*/ 631826 h 5054600"/>
                            <a:gd name="csX17" fmla="*/ 789781 w 6057900"/>
                            <a:gd name="csY17" fmla="*/ 473870 h 5054600"/>
                            <a:gd name="csX18" fmla="*/ 947737 w 6057900"/>
                            <a:gd name="csY18" fmla="*/ 315914 h 5054600"/>
                            <a:gd name="csX19" fmla="*/ 1263650 w 6057900"/>
                            <a:gd name="csY19" fmla="*/ 315913 h 5054600"/>
                            <a:gd name="csX0" fmla="*/ 1263650 w 6057900"/>
                            <a:gd name="csY0" fmla="*/ 315913 h 5054600"/>
                            <a:gd name="csX1" fmla="*/ 947737 w 6057900"/>
                            <a:gd name="csY1" fmla="*/ 631826 h 5054600"/>
                            <a:gd name="csX2" fmla="*/ 789781 w 6057900"/>
                            <a:gd name="csY2" fmla="*/ 473870 h 5054600"/>
                            <a:gd name="csX3" fmla="*/ 947737 w 6057900"/>
                            <a:gd name="csY3" fmla="*/ 315914 h 5054600"/>
                            <a:gd name="csX4" fmla="*/ 1263650 w 6057900"/>
                            <a:gd name="csY4" fmla="*/ 315913 h 5054600"/>
                            <a:gd name="csX5" fmla="*/ 631825 w 6057900"/>
                            <a:gd name="csY5" fmla="*/ 4738688 h 5054600"/>
                            <a:gd name="csX6" fmla="*/ 315912 w 6057900"/>
                            <a:gd name="csY6" fmla="*/ 5054601 h 5054600"/>
                            <a:gd name="csX7" fmla="*/ -1 w 6057900"/>
                            <a:gd name="csY7" fmla="*/ 4738688 h 5054600"/>
                            <a:gd name="csX8" fmla="*/ 315912 w 6057900"/>
                            <a:gd name="csY8" fmla="*/ 4422775 h 5054600"/>
                            <a:gd name="csX9" fmla="*/ 473868 w 6057900"/>
                            <a:gd name="csY9" fmla="*/ 4580731 h 5054600"/>
                            <a:gd name="csX10" fmla="*/ 315912 w 6057900"/>
                            <a:gd name="csY10" fmla="*/ 4738687 h 5054600"/>
                            <a:gd name="csX11" fmla="*/ 631825 w 6057900"/>
                            <a:gd name="csY11" fmla="*/ 4738688 h 5054600"/>
                            <a:gd name="csX0" fmla="*/ 631825 w 6057900"/>
                            <a:gd name="csY0" fmla="*/ 4422775 h 5054600"/>
                            <a:gd name="csX1" fmla="*/ 631825 w 6057900"/>
                            <a:gd name="csY1" fmla="*/ 315913 h 5054600"/>
                            <a:gd name="csX2" fmla="*/ 947738 w 6057900"/>
                            <a:gd name="csY2" fmla="*/ 0 h 5054600"/>
                            <a:gd name="csX3" fmla="*/ 5741988 w 6057900"/>
                            <a:gd name="csY3" fmla="*/ 0 h 5054600"/>
                            <a:gd name="csX4" fmla="*/ 6057901 w 6057900"/>
                            <a:gd name="csY4" fmla="*/ 315913 h 5054600"/>
                            <a:gd name="csX5" fmla="*/ 5741988 w 6057900"/>
                            <a:gd name="csY5" fmla="*/ 631826 h 5054600"/>
                            <a:gd name="csX6" fmla="*/ 5426075 w 6057900"/>
                            <a:gd name="csY6" fmla="*/ 631825 h 5054600"/>
                            <a:gd name="csX7" fmla="*/ 5426075 w 6057900"/>
                            <a:gd name="csY7" fmla="*/ 4738688 h 5054600"/>
                            <a:gd name="csX8" fmla="*/ 5110162 w 6057900"/>
                            <a:gd name="csY8" fmla="*/ 5054601 h 5054600"/>
                            <a:gd name="csX9" fmla="*/ 315913 w 6057900"/>
                            <a:gd name="csY9" fmla="*/ 5054600 h 5054600"/>
                            <a:gd name="csX10" fmla="*/ 0 w 6057900"/>
                            <a:gd name="csY10" fmla="*/ 4738687 h 5054600"/>
                            <a:gd name="csX11" fmla="*/ 315913 w 6057900"/>
                            <a:gd name="csY11" fmla="*/ 4422774 h 5054600"/>
                            <a:gd name="csX12" fmla="*/ 631825 w 6057900"/>
                            <a:gd name="csY12" fmla="*/ 4422775 h 5054600"/>
                            <a:gd name="csX13" fmla="*/ 947738 w 6057900"/>
                            <a:gd name="csY13" fmla="*/ 0 h 5054600"/>
                            <a:gd name="csX14" fmla="*/ 1263651 w 6057900"/>
                            <a:gd name="csY14" fmla="*/ 315913 h 5054600"/>
                            <a:gd name="csX15" fmla="*/ 947738 w 6057900"/>
                            <a:gd name="csY15" fmla="*/ 631826 h 5054600"/>
                            <a:gd name="csX16" fmla="*/ 789782 w 6057900"/>
                            <a:gd name="csY16" fmla="*/ 473870 h 5054600"/>
                            <a:gd name="csX17" fmla="*/ 947738 w 6057900"/>
                            <a:gd name="csY17" fmla="*/ 315914 h 5054600"/>
                            <a:gd name="csX18" fmla="*/ 1263650 w 6057900"/>
                            <a:gd name="csY18" fmla="*/ 315913 h 5054600"/>
                            <a:gd name="csX19" fmla="*/ 5426075 w 6057900"/>
                            <a:gd name="csY19" fmla="*/ 631825 h 5054600"/>
                            <a:gd name="csX20" fmla="*/ 947738 w 6057900"/>
                            <a:gd name="csY20" fmla="*/ 631825 h 5054600"/>
                            <a:gd name="csX21" fmla="*/ 315913 w 6057900"/>
                            <a:gd name="csY21" fmla="*/ 4422775 h 5054600"/>
                            <a:gd name="csX22" fmla="*/ 473869 w 6057900"/>
                            <a:gd name="csY22" fmla="*/ 4580731 h 5054600"/>
                            <a:gd name="csX23" fmla="*/ 315913 w 6057900"/>
                            <a:gd name="csY23" fmla="*/ 4738687 h 5054600"/>
                            <a:gd name="csX24" fmla="*/ 631825 w 6057900"/>
                            <a:gd name="csY24" fmla="*/ 4738688 h 5054600"/>
                            <a:gd name="csX25" fmla="*/ 315913 w 6057900"/>
                            <a:gd name="csY25" fmla="*/ 5054600 h 5054600"/>
                            <a:gd name="csX26" fmla="*/ 631826 w 6057900"/>
                            <a:gd name="csY26" fmla="*/ 4738687 h 5054600"/>
                            <a:gd name="csX27" fmla="*/ 631825 w 6057900"/>
                            <a:gd name="csY27" fmla="*/ 4422775 h 50546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Lst>
                          <a:rect l="l" t="t" r="r" b="b"/>
                          <a:pathLst>
                            <a:path w="6057900" h="5054600" stroke="0" extrusionOk="0">
                              <a:moveTo>
                                <a:pt x="315913" y="5054600"/>
                              </a:moveTo>
                              <a:cubicBezTo>
                                <a:pt x="460936" y="5036434"/>
                                <a:pt x="609761" y="4921443"/>
                                <a:pt x="631826" y="4738687"/>
                              </a:cubicBezTo>
                              <a:cubicBezTo>
                                <a:pt x="559012" y="4713917"/>
                                <a:pt x="466173" y="4754166"/>
                                <a:pt x="315913" y="4738688"/>
                              </a:cubicBezTo>
                              <a:cubicBezTo>
                                <a:pt x="400048" y="4741717"/>
                                <a:pt x="471054" y="4683527"/>
                                <a:pt x="473869" y="4580732"/>
                              </a:cubicBezTo>
                              <a:cubicBezTo>
                                <a:pt x="463431" y="4487784"/>
                                <a:pt x="410586" y="4426329"/>
                                <a:pt x="315913" y="4422776"/>
                              </a:cubicBezTo>
                              <a:cubicBezTo>
                                <a:pt x="420940" y="4446349"/>
                                <a:pt x="529997" y="4411985"/>
                                <a:pt x="631825" y="4422775"/>
                              </a:cubicBezTo>
                              <a:cubicBezTo>
                                <a:pt x="544186" y="3750004"/>
                                <a:pt x="704504" y="2194476"/>
                                <a:pt x="631825" y="315913"/>
                              </a:cubicBezTo>
                              <a:cubicBezTo>
                                <a:pt x="629953" y="123583"/>
                                <a:pt x="764434" y="12271"/>
                                <a:pt x="947738" y="0"/>
                              </a:cubicBezTo>
                              <a:cubicBezTo>
                                <a:pt x="2051647" y="-38581"/>
                                <a:pt x="3577956" y="63341"/>
                                <a:pt x="5741988" y="0"/>
                              </a:cubicBezTo>
                              <a:cubicBezTo>
                                <a:pt x="5914108" y="-381"/>
                                <a:pt x="6067333" y="149153"/>
                                <a:pt x="6057901" y="315913"/>
                              </a:cubicBezTo>
                              <a:cubicBezTo>
                                <a:pt x="6076305" y="517783"/>
                                <a:pt x="5919590" y="664219"/>
                                <a:pt x="5741988" y="631826"/>
                              </a:cubicBezTo>
                              <a:cubicBezTo>
                                <a:pt x="5616290" y="644986"/>
                                <a:pt x="5487458" y="605575"/>
                                <a:pt x="5426075" y="631825"/>
                              </a:cubicBezTo>
                              <a:cubicBezTo>
                                <a:pt x="5275636" y="2215341"/>
                                <a:pt x="5511954" y="3830980"/>
                                <a:pt x="5426075" y="4738688"/>
                              </a:cubicBezTo>
                              <a:cubicBezTo>
                                <a:pt x="5406962" y="4916301"/>
                                <a:pt x="5256441" y="5035147"/>
                                <a:pt x="5110162" y="5054601"/>
                              </a:cubicBezTo>
                              <a:cubicBezTo>
                                <a:pt x="4628136" y="5209798"/>
                                <a:pt x="1732951" y="5217620"/>
                                <a:pt x="315913" y="5054600"/>
                              </a:cubicBezTo>
                              <a:close/>
                              <a:moveTo>
                                <a:pt x="1263650" y="315913"/>
                              </a:moveTo>
                              <a:cubicBezTo>
                                <a:pt x="1264645" y="476930"/>
                                <a:pt x="1105941" y="641326"/>
                                <a:pt x="947737" y="631826"/>
                              </a:cubicBezTo>
                              <a:cubicBezTo>
                                <a:pt x="857105" y="637897"/>
                                <a:pt x="791453" y="562349"/>
                                <a:pt x="789781" y="473870"/>
                              </a:cubicBezTo>
                              <a:cubicBezTo>
                                <a:pt x="789329" y="397370"/>
                                <a:pt x="869423" y="310621"/>
                                <a:pt x="947737" y="315914"/>
                              </a:cubicBezTo>
                              <a:cubicBezTo>
                                <a:pt x="1046360" y="329772"/>
                                <a:pt x="1137969" y="324710"/>
                                <a:pt x="1263650" y="315913"/>
                              </a:cubicBezTo>
                              <a:close/>
                            </a:path>
                            <a:path w="6057900" h="5054600" fill="darkenLess" stroke="0" extrusionOk="0">
                              <a:moveTo>
                                <a:pt x="1263650" y="315913"/>
                              </a:moveTo>
                              <a:cubicBezTo>
                                <a:pt x="1272704" y="508315"/>
                                <a:pt x="1110143" y="638190"/>
                                <a:pt x="947737" y="631826"/>
                              </a:cubicBezTo>
                              <a:cubicBezTo>
                                <a:pt x="862253" y="621800"/>
                                <a:pt x="787809" y="560995"/>
                                <a:pt x="789781" y="473870"/>
                              </a:cubicBezTo>
                              <a:cubicBezTo>
                                <a:pt x="799588" y="395076"/>
                                <a:pt x="856121" y="329135"/>
                                <a:pt x="947737" y="315914"/>
                              </a:cubicBezTo>
                              <a:cubicBezTo>
                                <a:pt x="1015700" y="296261"/>
                                <a:pt x="1115772" y="319560"/>
                                <a:pt x="1263650" y="315913"/>
                              </a:cubicBezTo>
                              <a:close/>
                              <a:moveTo>
                                <a:pt x="631825" y="4738688"/>
                              </a:moveTo>
                              <a:cubicBezTo>
                                <a:pt x="656984" y="4921045"/>
                                <a:pt x="490160" y="5049903"/>
                                <a:pt x="315912" y="5054601"/>
                              </a:cubicBezTo>
                              <a:cubicBezTo>
                                <a:pt x="160517" y="5066621"/>
                                <a:pt x="-25771" y="4918817"/>
                                <a:pt x="-1" y="4738688"/>
                              </a:cubicBezTo>
                              <a:cubicBezTo>
                                <a:pt x="-5653" y="4581836"/>
                                <a:pt x="134069" y="4399568"/>
                                <a:pt x="315912" y="4422775"/>
                              </a:cubicBezTo>
                              <a:cubicBezTo>
                                <a:pt x="416917" y="4412433"/>
                                <a:pt x="479874" y="4483067"/>
                                <a:pt x="473868" y="4580731"/>
                              </a:cubicBezTo>
                              <a:cubicBezTo>
                                <a:pt x="459514" y="4662465"/>
                                <a:pt x="407691" y="4734221"/>
                                <a:pt x="315912" y="4738687"/>
                              </a:cubicBezTo>
                              <a:cubicBezTo>
                                <a:pt x="424902" y="4761924"/>
                                <a:pt x="522734" y="4714433"/>
                                <a:pt x="631825" y="4738688"/>
                              </a:cubicBezTo>
                              <a:close/>
                            </a:path>
                            <a:path w="6057900" h="5054600" fill="none" extrusionOk="0">
                              <a:moveTo>
                                <a:pt x="631825" y="4422775"/>
                              </a:moveTo>
                              <a:cubicBezTo>
                                <a:pt x="653819" y="2761281"/>
                                <a:pt x="555087" y="881334"/>
                                <a:pt x="631825" y="315913"/>
                              </a:cubicBezTo>
                              <a:cubicBezTo>
                                <a:pt x="624927" y="140242"/>
                                <a:pt x="772333" y="-24121"/>
                                <a:pt x="947738" y="0"/>
                              </a:cubicBezTo>
                              <a:cubicBezTo>
                                <a:pt x="2703332" y="99729"/>
                                <a:pt x="4349800" y="40040"/>
                                <a:pt x="5741988" y="0"/>
                              </a:cubicBezTo>
                              <a:cubicBezTo>
                                <a:pt x="5943209" y="-18422"/>
                                <a:pt x="6074332" y="127540"/>
                                <a:pt x="6057901" y="315913"/>
                              </a:cubicBezTo>
                              <a:cubicBezTo>
                                <a:pt x="6058495" y="493743"/>
                                <a:pt x="5928340" y="620706"/>
                                <a:pt x="5741988" y="631826"/>
                              </a:cubicBezTo>
                              <a:cubicBezTo>
                                <a:pt x="5674806" y="619284"/>
                                <a:pt x="5566865" y="646232"/>
                                <a:pt x="5426075" y="631825"/>
                              </a:cubicBezTo>
                              <a:cubicBezTo>
                                <a:pt x="5437118" y="1625997"/>
                                <a:pt x="5385858" y="3448269"/>
                                <a:pt x="5426075" y="4738688"/>
                              </a:cubicBezTo>
                              <a:cubicBezTo>
                                <a:pt x="5416305" y="4936966"/>
                                <a:pt x="5299129" y="5049511"/>
                                <a:pt x="5110162" y="5054601"/>
                              </a:cubicBezTo>
                              <a:cubicBezTo>
                                <a:pt x="3747428" y="4948225"/>
                                <a:pt x="1706955" y="4886798"/>
                                <a:pt x="315913" y="5054600"/>
                              </a:cubicBezTo>
                              <a:cubicBezTo>
                                <a:pt x="159480" y="5026279"/>
                                <a:pt x="18060" y="4907137"/>
                                <a:pt x="0" y="4738687"/>
                              </a:cubicBezTo>
                              <a:cubicBezTo>
                                <a:pt x="33869" y="4570273"/>
                                <a:pt x="143206" y="4445345"/>
                                <a:pt x="315913" y="4422774"/>
                              </a:cubicBezTo>
                              <a:cubicBezTo>
                                <a:pt x="384903" y="4436083"/>
                                <a:pt x="578955" y="4433467"/>
                                <a:pt x="631825" y="4422775"/>
                              </a:cubicBezTo>
                              <a:close/>
                              <a:moveTo>
                                <a:pt x="947738" y="0"/>
                              </a:moveTo>
                              <a:cubicBezTo>
                                <a:pt x="1121960" y="-10784"/>
                                <a:pt x="1272466" y="135044"/>
                                <a:pt x="1263651" y="315913"/>
                              </a:cubicBezTo>
                              <a:cubicBezTo>
                                <a:pt x="1276587" y="516372"/>
                                <a:pt x="1139967" y="631439"/>
                                <a:pt x="947738" y="631826"/>
                              </a:cubicBezTo>
                              <a:cubicBezTo>
                                <a:pt x="872636" y="619383"/>
                                <a:pt x="794811" y="549335"/>
                                <a:pt x="789782" y="473870"/>
                              </a:cubicBezTo>
                              <a:cubicBezTo>
                                <a:pt x="797492" y="390121"/>
                                <a:pt x="872568" y="305464"/>
                                <a:pt x="947738" y="315914"/>
                              </a:cubicBezTo>
                              <a:cubicBezTo>
                                <a:pt x="1067931" y="330511"/>
                                <a:pt x="1183681" y="323814"/>
                                <a:pt x="1263650" y="315913"/>
                              </a:cubicBezTo>
                              <a:moveTo>
                                <a:pt x="5426075" y="631825"/>
                              </a:moveTo>
                              <a:cubicBezTo>
                                <a:pt x="3770576" y="567340"/>
                                <a:pt x="3090134" y="645432"/>
                                <a:pt x="947738" y="631825"/>
                              </a:cubicBezTo>
                              <a:moveTo>
                                <a:pt x="315913" y="4422775"/>
                              </a:moveTo>
                              <a:cubicBezTo>
                                <a:pt x="390280" y="4419693"/>
                                <a:pt x="473483" y="4482973"/>
                                <a:pt x="473869" y="4580731"/>
                              </a:cubicBezTo>
                              <a:cubicBezTo>
                                <a:pt x="461308" y="4657074"/>
                                <a:pt x="393929" y="4749543"/>
                                <a:pt x="315913" y="4738687"/>
                              </a:cubicBezTo>
                              <a:cubicBezTo>
                                <a:pt x="438607" y="4752875"/>
                                <a:pt x="543525" y="4717784"/>
                                <a:pt x="631825" y="4738688"/>
                              </a:cubicBezTo>
                              <a:moveTo>
                                <a:pt x="315913" y="5054600"/>
                              </a:moveTo>
                              <a:cubicBezTo>
                                <a:pt x="505781" y="5061276"/>
                                <a:pt x="636309" y="4916056"/>
                                <a:pt x="631826" y="4738687"/>
                              </a:cubicBezTo>
                              <a:cubicBezTo>
                                <a:pt x="626302" y="4650058"/>
                                <a:pt x="641524" y="4522538"/>
                                <a:pt x="631825" y="4422775"/>
                              </a:cubicBezTo>
                            </a:path>
                            <a:path w="6057900" h="5054600" fill="none" stroke="0" extrusionOk="0">
                              <a:moveTo>
                                <a:pt x="631825" y="4422775"/>
                              </a:moveTo>
                              <a:cubicBezTo>
                                <a:pt x="618081" y="3023962"/>
                                <a:pt x="763376" y="1831882"/>
                                <a:pt x="631825" y="315913"/>
                              </a:cubicBezTo>
                              <a:cubicBezTo>
                                <a:pt x="649864" y="146613"/>
                                <a:pt x="772622" y="-2092"/>
                                <a:pt x="947738" y="0"/>
                              </a:cubicBezTo>
                              <a:cubicBezTo>
                                <a:pt x="1812471" y="118317"/>
                                <a:pt x="3752834" y="67979"/>
                                <a:pt x="5741988" y="0"/>
                              </a:cubicBezTo>
                              <a:cubicBezTo>
                                <a:pt x="5925267" y="8431"/>
                                <a:pt x="6070061" y="171162"/>
                                <a:pt x="6057901" y="315913"/>
                              </a:cubicBezTo>
                              <a:cubicBezTo>
                                <a:pt x="6070432" y="502783"/>
                                <a:pt x="5903427" y="614395"/>
                                <a:pt x="5741988" y="631826"/>
                              </a:cubicBezTo>
                              <a:cubicBezTo>
                                <a:pt x="5604798" y="628703"/>
                                <a:pt x="5561273" y="632821"/>
                                <a:pt x="5426075" y="631825"/>
                              </a:cubicBezTo>
                              <a:cubicBezTo>
                                <a:pt x="5445364" y="1395494"/>
                                <a:pt x="5353862" y="3227797"/>
                                <a:pt x="5426075" y="4738688"/>
                              </a:cubicBezTo>
                              <a:cubicBezTo>
                                <a:pt x="5422632" y="4914762"/>
                                <a:pt x="5285684" y="5070314"/>
                                <a:pt x="5110162" y="5054601"/>
                              </a:cubicBezTo>
                              <a:cubicBezTo>
                                <a:pt x="3209746" y="5082196"/>
                                <a:pt x="857965" y="5146862"/>
                                <a:pt x="315913" y="5054600"/>
                              </a:cubicBezTo>
                              <a:cubicBezTo>
                                <a:pt x="163084" y="5081211"/>
                                <a:pt x="7976" y="4914528"/>
                                <a:pt x="0" y="4738687"/>
                              </a:cubicBezTo>
                              <a:cubicBezTo>
                                <a:pt x="-15518" y="4569891"/>
                                <a:pt x="140484" y="4389953"/>
                                <a:pt x="315913" y="4422774"/>
                              </a:cubicBezTo>
                              <a:cubicBezTo>
                                <a:pt x="393606" y="4432485"/>
                                <a:pt x="495839" y="4425719"/>
                                <a:pt x="631825" y="4422775"/>
                              </a:cubicBezTo>
                              <a:close/>
                              <a:moveTo>
                                <a:pt x="947738" y="0"/>
                              </a:moveTo>
                              <a:cubicBezTo>
                                <a:pt x="1097237" y="1950"/>
                                <a:pt x="1279591" y="116622"/>
                                <a:pt x="1263651" y="315913"/>
                              </a:cubicBezTo>
                              <a:cubicBezTo>
                                <a:pt x="1279015" y="478297"/>
                                <a:pt x="1146090" y="629973"/>
                                <a:pt x="947738" y="631826"/>
                              </a:cubicBezTo>
                              <a:cubicBezTo>
                                <a:pt x="863068" y="621890"/>
                                <a:pt x="791631" y="554162"/>
                                <a:pt x="789782" y="473870"/>
                              </a:cubicBezTo>
                              <a:cubicBezTo>
                                <a:pt x="786841" y="401242"/>
                                <a:pt x="850835" y="305557"/>
                                <a:pt x="947738" y="315914"/>
                              </a:cubicBezTo>
                              <a:cubicBezTo>
                                <a:pt x="991756" y="306412"/>
                                <a:pt x="1204839" y="327216"/>
                                <a:pt x="1263650" y="315913"/>
                              </a:cubicBezTo>
                              <a:moveTo>
                                <a:pt x="5426075" y="631825"/>
                              </a:moveTo>
                              <a:cubicBezTo>
                                <a:pt x="4795503" y="690272"/>
                                <a:pt x="2697629" y="644470"/>
                                <a:pt x="947738" y="631825"/>
                              </a:cubicBezTo>
                              <a:moveTo>
                                <a:pt x="315913" y="4422775"/>
                              </a:moveTo>
                              <a:cubicBezTo>
                                <a:pt x="398881" y="4424359"/>
                                <a:pt x="473230" y="4503161"/>
                                <a:pt x="473869" y="4580731"/>
                              </a:cubicBezTo>
                              <a:cubicBezTo>
                                <a:pt x="469623" y="4664247"/>
                                <a:pt x="411206" y="4739418"/>
                                <a:pt x="315913" y="4738687"/>
                              </a:cubicBezTo>
                              <a:cubicBezTo>
                                <a:pt x="462877" y="4728328"/>
                                <a:pt x="522730" y="4730054"/>
                                <a:pt x="631825" y="4738688"/>
                              </a:cubicBezTo>
                              <a:moveTo>
                                <a:pt x="315913" y="5054600"/>
                              </a:moveTo>
                              <a:cubicBezTo>
                                <a:pt x="471785" y="5032934"/>
                                <a:pt x="633667" y="4889840"/>
                                <a:pt x="631826" y="4738687"/>
                              </a:cubicBezTo>
                              <a:cubicBezTo>
                                <a:pt x="622663" y="4646692"/>
                                <a:pt x="627608" y="4538607"/>
                                <a:pt x="631825" y="4422775"/>
                              </a:cubicBezTo>
                            </a:path>
                          </a:pathLst>
                        </a:custGeom>
                        <a:ln>
                          <a:extLst>
                            <a:ext uri="{C807C97D-BFC1-408E-A445-0C87EB9F89A2}">
                              <ask:lineSketchStyleProps xmlns:ask="http://schemas.microsoft.com/office/drawing/2018/sketchyshapes" sd="1219033472">
                                <a:prstGeom prst="verticalScroll">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4D264537" w14:textId="77777777" w:rsidR="00BB3538" w:rsidRDefault="00BB3538" w:rsidP="00BB3538">
                            <w:pPr>
                              <w:pStyle w:val="Content"/>
                            </w:pPr>
                            <w:r>
                              <w:t>INTRODUCTION</w:t>
                            </w:r>
                          </w:p>
                          <w:p w14:paraId="5122232A" w14:textId="4E44C507" w:rsidR="00182EA5" w:rsidRDefault="000D0B84" w:rsidP="00FA64E6">
                            <w:pPr>
                              <w:pStyle w:val="Content"/>
                              <w:numPr>
                                <w:ilvl w:val="0"/>
                                <w:numId w:val="48"/>
                              </w:numPr>
                              <w:rPr>
                                <w:b w:val="0"/>
                                <w:bCs/>
                              </w:rPr>
                            </w:pPr>
                            <w:r>
                              <w:rPr>
                                <w:b w:val="0"/>
                                <w:bCs/>
                              </w:rPr>
                              <w:t>PRELIMINARY CONCEPTION</w:t>
                            </w:r>
                          </w:p>
                          <w:p w14:paraId="63145D98" w14:textId="77777777" w:rsidR="00D67E50" w:rsidRDefault="00D67E50" w:rsidP="00D67E50">
                            <w:pPr>
                              <w:pStyle w:val="Content"/>
                              <w:numPr>
                                <w:ilvl w:val="1"/>
                                <w:numId w:val="48"/>
                              </w:numPr>
                              <w:rPr>
                                <w:b w:val="0"/>
                                <w:bCs/>
                              </w:rPr>
                            </w:pPr>
                            <w:r>
                              <w:rPr>
                                <w:b w:val="0"/>
                                <w:bCs/>
                              </w:rPr>
                              <w:t>Component Diagram</w:t>
                            </w:r>
                          </w:p>
                          <w:p w14:paraId="11D81F77" w14:textId="40394137" w:rsidR="00D67E50" w:rsidRPr="00D67E50" w:rsidRDefault="00D67E50" w:rsidP="00A445B6">
                            <w:pPr>
                              <w:pStyle w:val="Content"/>
                              <w:numPr>
                                <w:ilvl w:val="1"/>
                                <w:numId w:val="48"/>
                              </w:numPr>
                              <w:rPr>
                                <w:b w:val="0"/>
                                <w:bCs/>
                              </w:rPr>
                            </w:pPr>
                            <w:r>
                              <w:rPr>
                                <w:b w:val="0"/>
                                <w:bCs/>
                              </w:rPr>
                              <w:t xml:space="preserve">Deployment Diagram </w:t>
                            </w:r>
                          </w:p>
                          <w:p w14:paraId="4D5C7892" w14:textId="0521786C" w:rsidR="00D67E50" w:rsidRDefault="00D67E50" w:rsidP="00A445B6">
                            <w:pPr>
                              <w:pStyle w:val="Content"/>
                              <w:numPr>
                                <w:ilvl w:val="0"/>
                                <w:numId w:val="48"/>
                              </w:numPr>
                              <w:rPr>
                                <w:b w:val="0"/>
                                <w:bCs/>
                              </w:rPr>
                            </w:pPr>
                            <w:r>
                              <w:rPr>
                                <w:b w:val="0"/>
                                <w:bCs/>
                              </w:rPr>
                              <w:t>TECHNICAL CHOICES</w:t>
                            </w:r>
                          </w:p>
                          <w:p w14:paraId="1F8FAA50" w14:textId="77777777" w:rsidR="00BB3538" w:rsidRDefault="00BB3538" w:rsidP="00BB3538">
                            <w:pPr>
                              <w:pStyle w:val="Content"/>
                            </w:pPr>
                            <w:r>
                              <w:t>CONCLUSION</w:t>
                            </w:r>
                          </w:p>
                          <w:p w14:paraId="65858FE8" w14:textId="77777777" w:rsidR="00BB3538" w:rsidRDefault="00BB3538" w:rsidP="00BB3538">
                            <w:pPr>
                              <w:pStyle w:val="Conten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D17C7" id="_x0000_s1057" type="#_x0000_t97" style="position:absolute;left:0;text-align:left;margin-left:425.8pt;margin-top:40.75pt;width:477pt;height:398pt;z-index:25166647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" fillcolor="#3494ba [3204]" strokecolor="#07151b [484]" strokeweight="1pt">
                <v:textbox>
                  <w:txbxContent>
                    <w:p w14:paraId="4D264537" w14:textId="77777777" w:rsidR="00BB3538" w:rsidRDefault="00BB3538" w:rsidP="00BB3538">
                      <w:pPr>
                        <w:pStyle w:val="Content"/>
                      </w:pPr>
                      <w:r>
                        <w:t>INTRODUCTION</w:t>
                      </w:r>
                    </w:p>
                    <w:p w14:paraId="5122232A" w14:textId="4E44C507" w:rsidR="00182EA5" w:rsidRDefault="000D0B84" w:rsidP="00FA64E6">
                      <w:pPr>
                        <w:pStyle w:val="Content"/>
                        <w:numPr>
                          <w:ilvl w:val="0"/>
                          <w:numId w:val="48"/>
                        </w:numPr>
                        <w:rPr>
                          <w:b w:val="0"/>
                          <w:bCs/>
                        </w:rPr>
                      </w:pPr>
                      <w:r>
                        <w:rPr>
                          <w:b w:val="0"/>
                          <w:bCs/>
                        </w:rPr>
                        <w:t>PRELIMINARY CONCEPTION</w:t>
                      </w:r>
                    </w:p>
                    <w:p w14:paraId="63145D98" w14:textId="77777777" w:rsidR="00D67E50" w:rsidRDefault="00D67E50" w:rsidP="00D67E50">
                      <w:pPr>
                        <w:pStyle w:val="Content"/>
                        <w:numPr>
                          <w:ilvl w:val="1"/>
                          <w:numId w:val="48"/>
                        </w:numPr>
                        <w:rPr>
                          <w:b w:val="0"/>
                          <w:bCs/>
                        </w:rPr>
                      </w:pPr>
                      <w:r>
                        <w:rPr>
                          <w:b w:val="0"/>
                          <w:bCs/>
                        </w:rPr>
                        <w:t>Component Diagram</w:t>
                      </w:r>
                    </w:p>
                    <w:p w14:paraId="11D81F77" w14:textId="40394137" w:rsidR="00D67E50" w:rsidRPr="00D67E50" w:rsidRDefault="00D67E50" w:rsidP="00A445B6">
                      <w:pPr>
                        <w:pStyle w:val="Content"/>
                        <w:numPr>
                          <w:ilvl w:val="1"/>
                          <w:numId w:val="48"/>
                        </w:numPr>
                        <w:rPr>
                          <w:b w:val="0"/>
                          <w:bCs/>
                        </w:rPr>
                      </w:pPr>
                      <w:r>
                        <w:rPr>
                          <w:b w:val="0"/>
                          <w:bCs/>
                        </w:rPr>
                        <w:t xml:space="preserve">Deployment Diagram </w:t>
                      </w:r>
                    </w:p>
                    <w:p w14:paraId="4D5C7892" w14:textId="0521786C" w:rsidR="00D67E50" w:rsidRDefault="00D67E50" w:rsidP="00A445B6">
                      <w:pPr>
                        <w:pStyle w:val="Content"/>
                        <w:numPr>
                          <w:ilvl w:val="0"/>
                          <w:numId w:val="48"/>
                        </w:numPr>
                        <w:rPr>
                          <w:b w:val="0"/>
                          <w:bCs/>
                        </w:rPr>
                      </w:pPr>
                      <w:r>
                        <w:rPr>
                          <w:b w:val="0"/>
                          <w:bCs/>
                        </w:rPr>
                        <w:t>TECHNICAL CHOICES</w:t>
                      </w:r>
                    </w:p>
                    <w:p w14:paraId="1F8FAA50" w14:textId="77777777" w:rsidR="00BB3538" w:rsidRDefault="00BB3538" w:rsidP="00BB3538">
                      <w:pPr>
                        <w:pStyle w:val="Content"/>
                      </w:pPr>
                      <w:r>
                        <w:t>CONCLUSION</w:t>
                      </w:r>
                    </w:p>
                    <w:p w14:paraId="65858FE8" w14:textId="77777777" w:rsidR="00BB3538" w:rsidRDefault="00BB3538" w:rsidP="00BB3538">
                      <w:pPr>
                        <w:pStyle w:val="Content"/>
                      </w:pPr>
                    </w:p>
                  </w:txbxContent>
                </v:textbox>
                <w10:wrap anchorx="margin"/>
              </v:shape>
            </w:pict>
          </mc:Fallback>
        </mc:AlternateContent>
      </w:r>
      <w:r w:rsidR="00F74849">
        <w:t>Content Overview</w:t>
      </w:r>
    </w:p>
    <w:p w14:paraId="7083B4E3" w14:textId="77777777" w:rsidR="0012529A" w:rsidRPr="00A445B6" w:rsidRDefault="0012529A" w:rsidP="0012529A"/>
    <w:p w14:paraId="55EE308E" w14:textId="77777777" w:rsidR="0012529A" w:rsidRPr="00A445B6" w:rsidRDefault="0012529A" w:rsidP="0012529A"/>
    <w:p w14:paraId="2B5DD76E" w14:textId="77777777" w:rsidR="0012529A" w:rsidRPr="00A445B6" w:rsidRDefault="0012529A" w:rsidP="0012529A"/>
    <w:p w14:paraId="0D0B17F3" w14:textId="77777777" w:rsidR="0012529A" w:rsidRPr="00A445B6" w:rsidRDefault="0012529A" w:rsidP="0012529A"/>
    <w:p w14:paraId="5DEDEB0D" w14:textId="77777777" w:rsidR="0012529A" w:rsidRPr="00A445B6" w:rsidRDefault="0012529A" w:rsidP="0012529A"/>
    <w:p w14:paraId="5D844012" w14:textId="77777777" w:rsidR="0012529A" w:rsidRPr="00A445B6" w:rsidRDefault="0012529A" w:rsidP="0012529A"/>
    <w:p w14:paraId="0E157D1F" w14:textId="77777777" w:rsidR="0012529A" w:rsidRPr="00A445B6" w:rsidRDefault="0012529A" w:rsidP="0012529A"/>
    <w:p w14:paraId="3382F7C3" w14:textId="77777777" w:rsidR="0012529A" w:rsidRPr="00A445B6" w:rsidRDefault="0012529A" w:rsidP="0012529A"/>
    <w:p w14:paraId="2383DB4C" w14:textId="77777777" w:rsidR="0012529A" w:rsidRPr="00A445B6" w:rsidRDefault="0012529A" w:rsidP="0012529A"/>
    <w:p w14:paraId="2B44740E" w14:textId="77777777" w:rsidR="0012529A" w:rsidRPr="00A445B6" w:rsidRDefault="0012529A" w:rsidP="0012529A"/>
    <w:p w14:paraId="34C26138" w14:textId="77777777" w:rsidR="0012529A" w:rsidRPr="00A445B6" w:rsidRDefault="0012529A" w:rsidP="0012529A"/>
    <w:p w14:paraId="672C00E1" w14:textId="77777777" w:rsidR="0012529A" w:rsidRPr="00A445B6" w:rsidRDefault="0012529A" w:rsidP="0012529A"/>
    <w:p w14:paraId="67ABAC8C" w14:textId="77777777" w:rsidR="0012529A" w:rsidRPr="00A445B6" w:rsidRDefault="0012529A" w:rsidP="0012529A"/>
    <w:p w14:paraId="78FC77A7" w14:textId="77777777" w:rsidR="0012529A" w:rsidRPr="00A445B6" w:rsidRDefault="0012529A" w:rsidP="0012529A"/>
    <w:p w14:paraId="499A86E0" w14:textId="77777777" w:rsidR="0012529A" w:rsidRPr="00A445B6" w:rsidRDefault="0012529A" w:rsidP="0012529A"/>
    <w:p w14:paraId="3AE0E473" w14:textId="77777777" w:rsidR="0012529A" w:rsidRPr="00A445B6" w:rsidRDefault="0012529A" w:rsidP="0012529A"/>
    <w:p w14:paraId="4C78B42A" w14:textId="77777777" w:rsidR="0012529A" w:rsidRPr="00A445B6" w:rsidRDefault="0012529A" w:rsidP="0012529A"/>
    <w:p w14:paraId="3AE1C4A1" w14:textId="77777777" w:rsidR="0012529A" w:rsidRDefault="0012529A" w:rsidP="0012529A">
      <w:pPr>
        <w:rPr>
          <w:rFonts w:eastAsiaTheme="majorEastAsia" w:cstheme="majorBidi"/>
          <w:b/>
          <w:color w:val="226DC8"/>
          <w:sz w:val="28"/>
          <w:szCs w:val="32"/>
        </w:rPr>
      </w:pPr>
    </w:p>
    <w:p w14:paraId="15D269C6" w14:textId="77777777" w:rsidR="0012529A" w:rsidRDefault="0012529A" w:rsidP="0012529A">
      <w:pPr>
        <w:rPr>
          <w:rFonts w:eastAsiaTheme="majorEastAsia" w:cstheme="majorBidi"/>
          <w:b/>
          <w:color w:val="226DC8"/>
          <w:sz w:val="28"/>
          <w:szCs w:val="32"/>
        </w:rPr>
      </w:pPr>
    </w:p>
    <w:p w14:paraId="156B45EA" w14:textId="5AB3BEE0" w:rsidR="0012529A" w:rsidRDefault="0012529A" w:rsidP="0012529A">
      <w:pPr>
        <w:tabs>
          <w:tab w:val="left" w:pos="6168"/>
        </w:tabs>
      </w:pPr>
      <w:r>
        <w:tab/>
      </w:r>
    </w:p>
    <w:p w14:paraId="0A9A40C7" w14:textId="45C944A0" w:rsidR="0012529A" w:rsidRDefault="0036756D" w:rsidP="0036756D">
      <w:pPr>
        <w:pStyle w:val="Heading1"/>
        <w:jc w:val="center"/>
      </w:pPr>
      <w:r>
        <w:lastRenderedPageBreak/>
        <w:t>INTRODUCTION</w:t>
      </w:r>
    </w:p>
    <w:p w14:paraId="4C2AE1E6" w14:textId="0195E6B2" w:rsidR="00071B07" w:rsidRDefault="0036756D" w:rsidP="0036756D">
      <w:pPr>
        <w:spacing w:line="360" w:lineRule="auto"/>
        <w:ind w:firstLine="720"/>
      </w:pPr>
      <w:r w:rsidRPr="0036756D">
        <w:t>Here in the realization phase, we will concentrate on building or implementing our solution, based on the different analysis and conception that we had carried out, which will help to facilitate our work, this phase is as critical as the previous phases. We are going to look at the relationship that exist between the entities of the entity relational diagram. Furthermore, we will see the choices of technologies used for the implementation of our system</w:t>
      </w:r>
      <w:r w:rsidR="00071B07">
        <w:t xml:space="preserve">. </w:t>
      </w:r>
    </w:p>
    <w:p w14:paraId="6EBFE4C5" w14:textId="77777777" w:rsidR="00071B07" w:rsidRDefault="00071B07">
      <w:pPr>
        <w:jc w:val="left"/>
      </w:pPr>
      <w:r>
        <w:br w:type="page"/>
      </w:r>
    </w:p>
    <w:p w14:paraId="383C6FB3" w14:textId="383125B1" w:rsidR="0036756D" w:rsidRDefault="00071B07" w:rsidP="00071B07">
      <w:pPr>
        <w:pStyle w:val="Heading1"/>
        <w:numPr>
          <w:ilvl w:val="1"/>
          <w:numId w:val="17"/>
        </w:numPr>
      </w:pPr>
      <w:r>
        <w:lastRenderedPageBreak/>
        <w:t>PRELIMINARY CONCEPTION</w:t>
      </w:r>
    </w:p>
    <w:p w14:paraId="03E7E701" w14:textId="64C42AEE" w:rsidR="00071B07" w:rsidRDefault="00071B07" w:rsidP="00071B07">
      <w:pPr>
        <w:pStyle w:val="Heading2"/>
        <w:numPr>
          <w:ilvl w:val="0"/>
          <w:numId w:val="49"/>
        </w:numPr>
      </w:pPr>
      <w:r>
        <w:t>Component diagram</w:t>
      </w:r>
    </w:p>
    <w:p w14:paraId="53A561AE" w14:textId="12A31C2C" w:rsidR="00AF24BF" w:rsidRDefault="00AF24BF" w:rsidP="00A445B6">
      <w:pPr>
        <w:pStyle w:val="Heading3"/>
        <w:numPr>
          <w:ilvl w:val="0"/>
          <w:numId w:val="50"/>
        </w:numPr>
      </w:pPr>
      <w:r>
        <w:t>Definition</w:t>
      </w:r>
    </w:p>
    <w:p w14:paraId="0B207C85" w14:textId="34894A7A" w:rsidR="00AF24BF" w:rsidRDefault="00AF24BF" w:rsidP="00AF24BF">
      <w:pPr>
        <w:spacing w:line="360" w:lineRule="auto"/>
        <w:ind w:firstLine="720"/>
      </w:pPr>
      <w:r w:rsidRPr="00AF24BF">
        <w:t>Component diagrams are used to model the physical aspect of a system. Now the question is what are this physical aspect? They are elements such as Executables, libraries, files, document etc. which resides in a node. The component diagram does not opt describe the functionality of the system, but it describes the components used to make those functionalities</w:t>
      </w:r>
    </w:p>
    <w:p w14:paraId="561A9371" w14:textId="72C67CED" w:rsidR="006914DF" w:rsidRDefault="006914DF" w:rsidP="006914DF">
      <w:pPr>
        <w:pStyle w:val="Heading3"/>
      </w:pPr>
      <w:r>
        <w:t>Formalism</w:t>
      </w:r>
    </w:p>
    <w:p w14:paraId="7EA91D93" w14:textId="77777777" w:rsidR="009A0B21" w:rsidRDefault="009A0B21" w:rsidP="00A445B6">
      <w:pPr>
        <w:keepNext/>
      </w:pPr>
      <w:r>
        <w:rPr>
          <w:noProof/>
        </w:rPr>
        <w:drawing>
          <wp:inline distT="0" distB="0" distL="0" distR="0" wp14:anchorId="0056B079" wp14:editId="18BCCC07">
            <wp:extent cx="5942965" cy="3596005"/>
            <wp:effectExtent l="0" t="0" r="0" b="0"/>
            <wp:docPr id="14385" name="Picture 14385"/>
            <wp:cNvGraphicFramePr/>
            <a:graphic xmlns:a="http://schemas.openxmlformats.org/drawingml/2006/main">
              <a:graphicData uri="http://schemas.openxmlformats.org/drawingml/2006/picture">
                <pic:pic xmlns:pic="http://schemas.openxmlformats.org/drawingml/2006/picture">
                  <pic:nvPicPr>
                    <pic:cNvPr id="14385" name="Picture 14385"/>
                    <pic:cNvPicPr/>
                  </pic:nvPicPr>
                  <pic:blipFill>
                    <a:blip r:embed="rId106"/>
                    <a:stretch>
                      <a:fillRect/>
                    </a:stretch>
                  </pic:blipFill>
                  <pic:spPr>
                    <a:xfrm>
                      <a:off x="0" y="0"/>
                      <a:ext cx="5943346" cy="3596005"/>
                    </a:xfrm>
                    <a:prstGeom prst="rect">
                      <a:avLst/>
                    </a:prstGeom>
                  </pic:spPr>
                </pic:pic>
              </a:graphicData>
            </a:graphic>
          </wp:inline>
        </w:drawing>
      </w:r>
    </w:p>
    <w:p w14:paraId="085D04FA" w14:textId="4EB294A0" w:rsidR="006914DF" w:rsidRDefault="009A0B21" w:rsidP="009A0B21">
      <w:pPr>
        <w:pStyle w:val="Caption"/>
      </w:pPr>
      <w:r>
        <w:t xml:space="preserve">Figure </w:t>
      </w:r>
      <w:fldSimple w:instr=" SEQ Figure \* ARABIC ">
        <w:ins w:id="99" w:author="Elvado Temgoua" w:date="2026-08-21T20:58:00Z" w16du:dateUtc="2026-08-21T19:58:00Z">
          <w:r w:rsidR="008C4724">
            <w:rPr>
              <w:noProof/>
            </w:rPr>
            <w:t>37</w:t>
          </w:r>
        </w:ins>
        <w:del w:id="100" w:author="Elvado Temgoua" w:date="2026-08-21T20:58:00Z" w16du:dateUtc="2026-08-21T19:58:00Z">
          <w:r w:rsidR="00916420" w:rsidDel="008C4724">
            <w:rPr>
              <w:noProof/>
            </w:rPr>
            <w:delText>36</w:delText>
          </w:r>
        </w:del>
      </w:fldSimple>
      <w:r>
        <w:t xml:space="preserve"> component diagram formalism</w:t>
      </w:r>
    </w:p>
    <w:p w14:paraId="01920BF5" w14:textId="77777777" w:rsidR="0090142D" w:rsidRDefault="0090142D" w:rsidP="0090142D"/>
    <w:p w14:paraId="7CB9D7F9" w14:textId="77777777" w:rsidR="0090142D" w:rsidRDefault="0090142D" w:rsidP="0090142D"/>
    <w:p w14:paraId="7906F679" w14:textId="77777777" w:rsidR="0090142D" w:rsidRDefault="0090142D" w:rsidP="0090142D"/>
    <w:p w14:paraId="5BAE041A" w14:textId="77777777" w:rsidR="0090142D" w:rsidRPr="0090142D" w:rsidRDefault="0090142D" w:rsidP="00A445B6"/>
    <w:p w14:paraId="6BD2324F" w14:textId="30FAB938" w:rsidR="009A0B21" w:rsidRDefault="009A0B21" w:rsidP="00A445B6">
      <w:pPr>
        <w:pStyle w:val="Heading3"/>
        <w:numPr>
          <w:ilvl w:val="0"/>
          <w:numId w:val="50"/>
        </w:numPr>
      </w:pPr>
      <w:r>
        <w:lastRenderedPageBreak/>
        <w:t>Elements</w:t>
      </w:r>
      <w:r w:rsidR="008710BE">
        <w:t xml:space="preserve"> of a component diagram</w:t>
      </w:r>
    </w:p>
    <w:p w14:paraId="3D7842ED" w14:textId="171E259C" w:rsidR="0090142D" w:rsidRDefault="0090142D" w:rsidP="00A445B6">
      <w:pPr>
        <w:pStyle w:val="Caption"/>
        <w:keepNext/>
      </w:pPr>
      <w:r>
        <w:t xml:space="preserve">Table </w:t>
      </w:r>
      <w:fldSimple w:instr=" SEQ Table \* ARABIC ">
        <w:r w:rsidR="00A00418">
          <w:rPr>
            <w:noProof/>
          </w:rPr>
          <w:t>20</w:t>
        </w:r>
      </w:fldSimple>
      <w:r>
        <w:t xml:space="preserve"> Elements of a component diagram</w:t>
      </w:r>
    </w:p>
    <w:tbl>
      <w:tblPr>
        <w:tblStyle w:val="GridTable4-Accent2"/>
        <w:tblW w:w="9897" w:type="dxa"/>
        <w:tblLook w:val="04A0" w:firstRow="1" w:lastRow="0" w:firstColumn="1" w:lastColumn="0" w:noHBand="0" w:noVBand="1"/>
      </w:tblPr>
      <w:tblGrid>
        <w:gridCol w:w="1898"/>
        <w:gridCol w:w="4647"/>
        <w:gridCol w:w="3352"/>
      </w:tblGrid>
      <w:tr w:rsidR="0090142D" w14:paraId="6FCB2A77" w14:textId="77777777" w:rsidTr="00A445B6">
        <w:trPr>
          <w:cnfStyle w:val="100000000000" w:firstRow="1" w:lastRow="0" w:firstColumn="0" w:lastColumn="0" w:oddVBand="0" w:evenVBand="0" w:oddHBand="0"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945" w:type="dxa"/>
          </w:tcPr>
          <w:p w14:paraId="221BC633" w14:textId="77777777" w:rsidR="0090142D" w:rsidRDefault="0090142D" w:rsidP="000D2E5F">
            <w:pPr>
              <w:spacing w:line="259" w:lineRule="auto"/>
              <w:ind w:left="102"/>
              <w:jc w:val="left"/>
            </w:pPr>
            <w:r>
              <w:rPr>
                <w:color w:val="FFFFFF"/>
                <w:sz w:val="28"/>
              </w:rPr>
              <w:t>NAME</w:t>
            </w:r>
            <w:r>
              <w:rPr>
                <w:color w:val="FFFFFF"/>
                <w:sz w:val="22"/>
              </w:rPr>
              <w:t xml:space="preserve"> </w:t>
            </w:r>
          </w:p>
        </w:tc>
        <w:tc>
          <w:tcPr>
            <w:tcW w:w="4441" w:type="dxa"/>
          </w:tcPr>
          <w:p w14:paraId="1E8F5ECF" w14:textId="77777777" w:rsidR="0090142D" w:rsidRDefault="0090142D" w:rsidP="000D2E5F">
            <w:pPr>
              <w:spacing w:line="259" w:lineRule="auto"/>
              <w:ind w:left="103"/>
              <w:jc w:val="left"/>
              <w:cnfStyle w:val="100000000000" w:firstRow="1" w:lastRow="0" w:firstColumn="0" w:lastColumn="0" w:oddVBand="0" w:evenVBand="0" w:oddHBand="0" w:evenHBand="0" w:firstRowFirstColumn="0" w:firstRowLastColumn="0" w:lastRowFirstColumn="0" w:lastRowLastColumn="0"/>
            </w:pPr>
            <w:r>
              <w:rPr>
                <w:color w:val="FFFFFF"/>
                <w:sz w:val="28"/>
              </w:rPr>
              <w:t>REPRESENTATION</w:t>
            </w:r>
            <w:r>
              <w:rPr>
                <w:color w:val="FFFFFF"/>
                <w:sz w:val="22"/>
              </w:rPr>
              <w:t xml:space="preserve"> </w:t>
            </w:r>
          </w:p>
        </w:tc>
        <w:tc>
          <w:tcPr>
            <w:tcW w:w="3511" w:type="dxa"/>
          </w:tcPr>
          <w:p w14:paraId="7D34DB3A" w14:textId="77777777" w:rsidR="0090142D" w:rsidRDefault="0090142D" w:rsidP="000D2E5F">
            <w:pPr>
              <w:spacing w:line="259" w:lineRule="auto"/>
              <w:ind w:left="103"/>
              <w:jc w:val="left"/>
              <w:cnfStyle w:val="100000000000" w:firstRow="1" w:lastRow="0" w:firstColumn="0" w:lastColumn="0" w:oddVBand="0" w:evenVBand="0" w:oddHBand="0" w:evenHBand="0" w:firstRowFirstColumn="0" w:firstRowLastColumn="0" w:lastRowFirstColumn="0" w:lastRowLastColumn="0"/>
            </w:pPr>
            <w:r>
              <w:rPr>
                <w:color w:val="FFFFFF"/>
                <w:sz w:val="28"/>
              </w:rPr>
              <w:t>DESCRIPTION</w:t>
            </w:r>
            <w:r>
              <w:rPr>
                <w:color w:val="FFFFFF"/>
                <w:sz w:val="22"/>
              </w:rPr>
              <w:t xml:space="preserve"> </w:t>
            </w:r>
          </w:p>
        </w:tc>
      </w:tr>
      <w:tr w:rsidR="0090142D" w:rsidRPr="006138CF" w14:paraId="4D518B5C" w14:textId="77777777" w:rsidTr="00A445B6">
        <w:trPr>
          <w:cnfStyle w:val="000000100000" w:firstRow="0" w:lastRow="0" w:firstColumn="0" w:lastColumn="0" w:oddVBand="0" w:evenVBand="0" w:oddHBand="1" w:evenHBand="0" w:firstRowFirstColumn="0" w:firstRowLastColumn="0" w:lastRowFirstColumn="0" w:lastRowLastColumn="0"/>
          <w:trHeight w:val="2648"/>
        </w:trPr>
        <w:tc>
          <w:tcPr>
            <w:cnfStyle w:val="001000000000" w:firstRow="0" w:lastRow="0" w:firstColumn="1" w:lastColumn="0" w:oddVBand="0" w:evenVBand="0" w:oddHBand="0" w:evenHBand="0" w:firstRowFirstColumn="0" w:firstRowLastColumn="0" w:lastRowFirstColumn="0" w:lastRowLastColumn="0"/>
            <w:tcW w:w="1945" w:type="dxa"/>
          </w:tcPr>
          <w:p w14:paraId="602914BC" w14:textId="77777777" w:rsidR="0090142D" w:rsidRDefault="0090142D" w:rsidP="000D2E5F">
            <w:pPr>
              <w:spacing w:line="259" w:lineRule="auto"/>
              <w:ind w:left="102"/>
              <w:jc w:val="left"/>
            </w:pPr>
            <w:r>
              <w:t xml:space="preserve">A component  </w:t>
            </w:r>
          </w:p>
        </w:tc>
        <w:tc>
          <w:tcPr>
            <w:tcW w:w="4441" w:type="dxa"/>
          </w:tcPr>
          <w:p w14:paraId="230D53BB" w14:textId="77777777" w:rsidR="0090142D" w:rsidRDefault="0090142D" w:rsidP="000D2E5F">
            <w:pPr>
              <w:spacing w:line="259" w:lineRule="auto"/>
              <w:jc w:val="left"/>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noProof/>
                <w:sz w:val="22"/>
              </w:rPr>
              <mc:AlternateContent>
                <mc:Choice Requires="wpg">
                  <w:drawing>
                    <wp:inline distT="0" distB="0" distL="0" distR="0" wp14:anchorId="44A45A0E" wp14:editId="701FB110">
                      <wp:extent cx="2813685" cy="1675130"/>
                      <wp:effectExtent l="0" t="0" r="0" b="0"/>
                      <wp:docPr id="139269" name="Group 139269"/>
                      <wp:cNvGraphicFramePr/>
                      <a:graphic xmlns:a="http://schemas.openxmlformats.org/drawingml/2006/main">
                        <a:graphicData uri="http://schemas.microsoft.com/office/word/2010/wordprocessingGroup">
                          <wpg:wgp>
                            <wpg:cNvGrpSpPr/>
                            <wpg:grpSpPr>
                              <a:xfrm>
                                <a:off x="0" y="0"/>
                                <a:ext cx="2813939" cy="1675130"/>
                                <a:chOff x="0" y="0"/>
                                <a:chExt cx="2813939" cy="1675130"/>
                              </a:xfrm>
                            </wpg:grpSpPr>
                            <wps:wsp>
                              <wps:cNvPr id="145812" name="Shape 145812"/>
                              <wps:cNvSpPr/>
                              <wps:spPr>
                                <a:xfrm>
                                  <a:off x="0" y="0"/>
                                  <a:ext cx="2813939" cy="1675130"/>
                                </a:xfrm>
                                <a:custGeom>
                                  <a:avLst/>
                                  <a:gdLst/>
                                  <a:ahLst/>
                                  <a:cxnLst/>
                                  <a:rect l="0" t="0" r="0" b="0"/>
                                  <a:pathLst>
                                    <a:path w="2813939" h="1675130">
                                      <a:moveTo>
                                        <a:pt x="0" y="0"/>
                                      </a:moveTo>
                                      <a:lnTo>
                                        <a:pt x="2813939" y="0"/>
                                      </a:lnTo>
                                      <a:lnTo>
                                        <a:pt x="2813939" y="1675130"/>
                                      </a:lnTo>
                                      <a:lnTo>
                                        <a:pt x="0" y="1675130"/>
                                      </a:lnTo>
                                      <a:lnTo>
                                        <a:pt x="0" y="0"/>
                                      </a:lnTo>
                                    </a:path>
                                  </a:pathLst>
                                </a:custGeom>
                                <a:ln w="0" cap="flat">
                                  <a:miter lim="127000"/>
                                </a:ln>
                              </wps:spPr>
                              <wps:style>
                                <a:lnRef idx="0">
                                  <a:srgbClr val="000000">
                                    <a:alpha val="0"/>
                                  </a:srgbClr>
                                </a:lnRef>
                                <a:fillRef idx="1">
                                  <a:srgbClr val="A3CEED"/>
                                </a:fillRef>
                                <a:effectRef idx="0">
                                  <a:scrgbClr r="0" g="0" b="0"/>
                                </a:effectRef>
                                <a:fontRef idx="none"/>
                              </wps:style>
                              <wps:bodyPr/>
                            </wps:wsp>
                            <wps:wsp>
                              <wps:cNvPr id="145813" name="Shape 145813"/>
                              <wps:cNvSpPr/>
                              <wps:spPr>
                                <a:xfrm>
                                  <a:off x="65532" y="0"/>
                                  <a:ext cx="2682875" cy="1509014"/>
                                </a:xfrm>
                                <a:custGeom>
                                  <a:avLst/>
                                  <a:gdLst/>
                                  <a:ahLst/>
                                  <a:cxnLst/>
                                  <a:rect l="0" t="0" r="0" b="0"/>
                                  <a:pathLst>
                                    <a:path w="2682875" h="1509014">
                                      <a:moveTo>
                                        <a:pt x="0" y="0"/>
                                      </a:moveTo>
                                      <a:lnTo>
                                        <a:pt x="2682875" y="0"/>
                                      </a:lnTo>
                                      <a:lnTo>
                                        <a:pt x="2682875" y="1509014"/>
                                      </a:lnTo>
                                      <a:lnTo>
                                        <a:pt x="0" y="1509014"/>
                                      </a:lnTo>
                                      <a:lnTo>
                                        <a:pt x="0" y="0"/>
                                      </a:lnTo>
                                    </a:path>
                                  </a:pathLst>
                                </a:custGeom>
                                <a:ln w="0" cap="flat">
                                  <a:miter lim="127000"/>
                                </a:ln>
                              </wps:spPr>
                              <wps:style>
                                <a:lnRef idx="0">
                                  <a:srgbClr val="000000">
                                    <a:alpha val="0"/>
                                  </a:srgbClr>
                                </a:lnRef>
                                <a:fillRef idx="1">
                                  <a:srgbClr val="A3CEED"/>
                                </a:fillRef>
                                <a:effectRef idx="0">
                                  <a:scrgbClr r="0" g="0" b="0"/>
                                </a:effectRef>
                                <a:fontRef idx="none"/>
                              </wps:style>
                              <wps:bodyPr/>
                            </wps:wsp>
                            <wps:wsp>
                              <wps:cNvPr id="14466" name="Rectangle 14466"/>
                              <wps:cNvSpPr/>
                              <wps:spPr>
                                <a:xfrm>
                                  <a:off x="2484755" y="1292453"/>
                                  <a:ext cx="50673" cy="224380"/>
                                </a:xfrm>
                                <a:prstGeom prst="rect">
                                  <a:avLst/>
                                </a:prstGeom>
                                <a:ln>
                                  <a:noFill/>
                                </a:ln>
                              </wps:spPr>
                              <wps:txbx>
                                <w:txbxContent>
                                  <w:p w14:paraId="70AA4D49" w14:textId="77777777" w:rsidR="0090142D" w:rsidRDefault="0090142D" w:rsidP="0090142D">
                                    <w:pPr>
                                      <w:spacing w:line="259" w:lineRule="auto"/>
                                      <w:jc w:val="left"/>
                                    </w:pPr>
                                    <w:r>
                                      <w:t xml:space="preserve"> </w:t>
                                    </w:r>
                                  </w:p>
                                </w:txbxContent>
                              </wps:txbx>
                              <wps:bodyPr horzOverflow="overflow" vert="horz" lIns="0" tIns="0" rIns="0" bIns="0" rtlCol="0">
                                <a:noAutofit/>
                              </wps:bodyPr>
                            </wps:wsp>
                            <pic:pic xmlns:pic="http://schemas.openxmlformats.org/drawingml/2006/picture">
                              <pic:nvPicPr>
                                <pic:cNvPr id="14614" name="Picture 14614"/>
                                <pic:cNvPicPr/>
                              </pic:nvPicPr>
                              <pic:blipFill>
                                <a:blip r:embed="rId107"/>
                                <a:stretch>
                                  <a:fillRect/>
                                </a:stretch>
                              </pic:blipFill>
                              <pic:spPr>
                                <a:xfrm>
                                  <a:off x="1269238" y="2667"/>
                                  <a:ext cx="44196" cy="153924"/>
                                </a:xfrm>
                                <a:prstGeom prst="rect">
                                  <a:avLst/>
                                </a:prstGeom>
                              </pic:spPr>
                            </pic:pic>
                            <wps:wsp>
                              <wps:cNvPr id="14615" name="Shape 14615"/>
                              <wps:cNvSpPr/>
                              <wps:spPr>
                                <a:xfrm>
                                  <a:off x="381635" y="137236"/>
                                  <a:ext cx="1772285" cy="910006"/>
                                </a:xfrm>
                                <a:custGeom>
                                  <a:avLst/>
                                  <a:gdLst/>
                                  <a:ahLst/>
                                  <a:cxnLst/>
                                  <a:rect l="0" t="0" r="0" b="0"/>
                                  <a:pathLst>
                                    <a:path w="1772285" h="910006">
                                      <a:moveTo>
                                        <a:pt x="0" y="910006"/>
                                      </a:moveTo>
                                      <a:lnTo>
                                        <a:pt x="1772285" y="910006"/>
                                      </a:lnTo>
                                      <a:lnTo>
                                        <a:pt x="17722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617" name="Picture 14617"/>
                                <pic:cNvPicPr/>
                              </pic:nvPicPr>
                              <pic:blipFill>
                                <a:blip r:embed="rId107"/>
                                <a:stretch>
                                  <a:fillRect/>
                                </a:stretch>
                              </pic:blipFill>
                              <pic:spPr>
                                <a:xfrm>
                                  <a:off x="2093722" y="827151"/>
                                  <a:ext cx="44196" cy="153924"/>
                                </a:xfrm>
                                <a:prstGeom prst="rect">
                                  <a:avLst/>
                                </a:prstGeom>
                              </pic:spPr>
                            </pic:pic>
                            <pic:pic xmlns:pic="http://schemas.openxmlformats.org/drawingml/2006/picture">
                              <pic:nvPicPr>
                                <pic:cNvPr id="14619" name="Picture 14619"/>
                                <pic:cNvPicPr/>
                              </pic:nvPicPr>
                              <pic:blipFill>
                                <a:blip r:embed="rId108"/>
                                <a:stretch>
                                  <a:fillRect/>
                                </a:stretch>
                              </pic:blipFill>
                              <pic:spPr>
                                <a:xfrm>
                                  <a:off x="459994" y="169075"/>
                                  <a:ext cx="1612773" cy="751675"/>
                                </a:xfrm>
                                <a:prstGeom prst="rect">
                                  <a:avLst/>
                                </a:prstGeom>
                              </pic:spPr>
                            </pic:pic>
                          </wpg:wgp>
                        </a:graphicData>
                      </a:graphic>
                    </wp:inline>
                  </w:drawing>
                </mc:Choice>
                <mc:Fallback>
                  <w:pict>
                    <v:group w14:anchorId="44A45A0E" id="Group 139269" o:spid="_x0000_s1058" style="width:221.55pt;height:131.9pt;mso-position-horizontal-relative:char;mso-position-vertical-relative:line" coordsize="28139,16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">
                      <v:shape id="Shape 145812" o:spid="_x0000_s1059" style="position:absolute;width:28139;height:16751;visibility:visible;mso-wrap-style:square;v-text-anchor:top" coordsize="2813939,167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" path="m,l2813939,r,1675130l,1675130,,e" fillcolor="#a3ceed" stroked="f" strokeweight="0">
                        <v:stroke miterlimit="83231f" joinstyle="miter"/>
                        <v:path arrowok="t" textboxrect="0,0,2813939,1675130"/>
                      </v:shape>
                      <v:shape id="Shape 145813" o:spid="_x0000_s1060" style="position:absolute;left:655;width:26829;height:15090;visibility:visible;mso-wrap-style:square;v-text-anchor:top" coordsize="2682875,1509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" path="m,l2682875,r,1509014l,1509014,,e" fillcolor="#a3ceed" stroked="f" strokeweight="0">
                        <v:stroke miterlimit="83231f" joinstyle="miter"/>
                        <v:path arrowok="t" textboxrect="0,0,2682875,1509014"/>
                      </v:shape>
                      <v:rect id="Rectangle 14466" o:spid="_x0000_s1061" style="position:absolute;left:24847;top:129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" filled="f" stroked="f">
                        <v:textbox inset="0,0,0,0">
                          <w:txbxContent>
                            <w:p w14:paraId="70AA4D49" w14:textId="77777777" w:rsidR="0090142D" w:rsidRDefault="0090142D" w:rsidP="0090142D">
                              <w:pPr>
                                <w:spacing w:line="259" w:lineRule="auto"/>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14" o:spid="_x0000_s1062" type="#_x0000_t75" style="position:absolute;left:12692;top:26;width:44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">
                        <v:imagedata r:id="rId109" o:title=""/>
                      </v:shape>
                      <v:shape id="Shape 14615" o:spid="_x0000_s1063" style="position:absolute;left:3816;top:1372;width:17723;height:9100;visibility:visible;mso-wrap-style:square;v-text-anchor:top" coordsize="1772285,9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" path="m,910006r1772285,l1772285,,,,,910006xe" filled="f" strokeweight=".5pt">
                        <v:path arrowok="t" textboxrect="0,0,1772285,910006"/>
                      </v:shape>
                      <v:shape id="Picture 14617" o:spid="_x0000_s1064" type="#_x0000_t75" style="position:absolute;left:20937;top:8271;width:44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">
                        <v:imagedata r:id="rId109" o:title=""/>
                      </v:shape>
                      <v:shape id="Picture 14619" o:spid="_x0000_s1065" type="#_x0000_t75" style="position:absolute;left:4599;top:1690;width:16128;height:7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">
                        <v:imagedata r:id="rId110" o:title=""/>
                      </v:shape>
                      <w10:anchorlock/>
                    </v:group>
                  </w:pict>
                </mc:Fallback>
              </mc:AlternateContent>
            </w:r>
          </w:p>
        </w:tc>
        <w:tc>
          <w:tcPr>
            <w:tcW w:w="3511" w:type="dxa"/>
          </w:tcPr>
          <w:p w14:paraId="5151E1D5" w14:textId="77777777" w:rsidR="0090142D" w:rsidRDefault="0090142D" w:rsidP="000D2E5F">
            <w:pPr>
              <w:spacing w:line="259" w:lineRule="auto"/>
              <w:ind w:left="103" w:right="206"/>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component is an abstract logical unit block of a system.it is represented as a rectangle with smaller rectangle in the upper right corner which saves as </w:t>
            </w:r>
            <w:proofErr w:type="gramStart"/>
            <w:r>
              <w:rPr>
                <w:lang w:val="en-GB"/>
              </w:rPr>
              <w:t>it</w:t>
            </w:r>
            <w:proofErr w:type="gramEnd"/>
            <w:r>
              <w:rPr>
                <w:lang w:val="en-GB"/>
              </w:rPr>
              <w:t xml:space="preserve"> icon for recognition.  </w:t>
            </w:r>
          </w:p>
        </w:tc>
      </w:tr>
      <w:tr w:rsidR="0090142D" w:rsidRPr="006138CF" w14:paraId="56EAC96F" w14:textId="77777777" w:rsidTr="00A445B6">
        <w:trPr>
          <w:trHeight w:val="2134"/>
        </w:trPr>
        <w:tc>
          <w:tcPr>
            <w:cnfStyle w:val="001000000000" w:firstRow="0" w:lastRow="0" w:firstColumn="1" w:lastColumn="0" w:oddVBand="0" w:evenVBand="0" w:oddHBand="0" w:evenHBand="0" w:firstRowFirstColumn="0" w:firstRowLastColumn="0" w:lastRowFirstColumn="0" w:lastRowLastColumn="0"/>
            <w:tcW w:w="1945" w:type="dxa"/>
          </w:tcPr>
          <w:p w14:paraId="4C5C203D" w14:textId="77777777" w:rsidR="0090142D" w:rsidRDefault="0090142D" w:rsidP="000D2E5F">
            <w:pPr>
              <w:spacing w:line="259" w:lineRule="auto"/>
              <w:ind w:left="102"/>
              <w:jc w:val="left"/>
            </w:pPr>
            <w:r>
              <w:t xml:space="preserve">Dependency  </w:t>
            </w:r>
          </w:p>
        </w:tc>
        <w:tc>
          <w:tcPr>
            <w:tcW w:w="4441" w:type="dxa"/>
          </w:tcPr>
          <w:p w14:paraId="054D9982" w14:textId="77777777" w:rsidR="0090142D" w:rsidRDefault="0090142D" w:rsidP="000D2E5F">
            <w:pPr>
              <w:spacing w:line="259" w:lineRule="auto"/>
              <w:ind w:right="638"/>
              <w:jc w:val="righ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D894D3" wp14:editId="31D2063F">
                  <wp:extent cx="2249805" cy="942340"/>
                  <wp:effectExtent l="0" t="0" r="0" b="0"/>
                  <wp:docPr id="14606" name="Picture 14606"/>
                  <wp:cNvGraphicFramePr/>
                  <a:graphic xmlns:a="http://schemas.openxmlformats.org/drawingml/2006/main">
                    <a:graphicData uri="http://schemas.openxmlformats.org/drawingml/2006/picture">
                      <pic:pic xmlns:pic="http://schemas.openxmlformats.org/drawingml/2006/picture">
                        <pic:nvPicPr>
                          <pic:cNvPr id="14606" name="Picture 14606"/>
                          <pic:cNvPicPr/>
                        </pic:nvPicPr>
                        <pic:blipFill>
                          <a:blip r:embed="rId111"/>
                          <a:stretch>
                            <a:fillRect/>
                          </a:stretch>
                        </pic:blipFill>
                        <pic:spPr>
                          <a:xfrm>
                            <a:off x="0" y="0"/>
                            <a:ext cx="2249932" cy="942340"/>
                          </a:xfrm>
                          <a:prstGeom prst="rect">
                            <a:avLst/>
                          </a:prstGeom>
                        </pic:spPr>
                      </pic:pic>
                    </a:graphicData>
                  </a:graphic>
                </wp:inline>
              </w:drawing>
            </w:r>
            <w:r>
              <w:t xml:space="preserve">  </w:t>
            </w:r>
          </w:p>
        </w:tc>
        <w:tc>
          <w:tcPr>
            <w:tcW w:w="3511" w:type="dxa"/>
          </w:tcPr>
          <w:p w14:paraId="0D06BF6F" w14:textId="77777777" w:rsidR="0090142D" w:rsidRDefault="0090142D" w:rsidP="000D2E5F">
            <w:pPr>
              <w:spacing w:line="259" w:lineRule="auto"/>
              <w:ind w:left="103" w:right="209"/>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Dependency is a directed relationship, which is used to show that some components are dependent on others for their correct functioning.    </w:t>
            </w:r>
          </w:p>
        </w:tc>
      </w:tr>
      <w:tr w:rsidR="0090142D" w:rsidRPr="006138CF" w14:paraId="7DEA6CFA" w14:textId="77777777" w:rsidTr="00A445B6">
        <w:trPr>
          <w:cnfStyle w:val="000000100000" w:firstRow="0" w:lastRow="0" w:firstColumn="0" w:lastColumn="0" w:oddVBand="0" w:evenVBand="0" w:oddHBand="1" w:evenHBand="0" w:firstRowFirstColumn="0" w:firstRowLastColumn="0" w:lastRowFirstColumn="0" w:lastRowLastColumn="0"/>
          <w:trHeight w:val="2494"/>
        </w:trPr>
        <w:tc>
          <w:tcPr>
            <w:cnfStyle w:val="001000000000" w:firstRow="0" w:lastRow="0" w:firstColumn="1" w:lastColumn="0" w:oddVBand="0" w:evenVBand="0" w:oddHBand="0" w:evenHBand="0" w:firstRowFirstColumn="0" w:firstRowLastColumn="0" w:lastRowFirstColumn="0" w:lastRowLastColumn="0"/>
            <w:tcW w:w="1945" w:type="dxa"/>
          </w:tcPr>
          <w:p w14:paraId="083E8570" w14:textId="77777777" w:rsidR="0090142D" w:rsidRDefault="0090142D" w:rsidP="000D2E5F">
            <w:pPr>
              <w:spacing w:line="259" w:lineRule="auto"/>
              <w:ind w:left="102"/>
              <w:jc w:val="left"/>
            </w:pPr>
            <w:r>
              <w:t xml:space="preserve">interface  </w:t>
            </w:r>
          </w:p>
        </w:tc>
        <w:tc>
          <w:tcPr>
            <w:tcW w:w="4441" w:type="dxa"/>
          </w:tcPr>
          <w:p w14:paraId="6191D28E" w14:textId="77777777" w:rsidR="0090142D" w:rsidRDefault="0090142D" w:rsidP="000D2E5F">
            <w:pPr>
              <w:spacing w:line="259" w:lineRule="auto"/>
              <w:ind w:right="127"/>
              <w:jc w:val="righ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1465D13" wp14:editId="636D98F6">
                  <wp:extent cx="2586355" cy="1102995"/>
                  <wp:effectExtent l="0" t="0" r="0" b="0"/>
                  <wp:docPr id="14608" name="Picture 14608"/>
                  <wp:cNvGraphicFramePr/>
                  <a:graphic xmlns:a="http://schemas.openxmlformats.org/drawingml/2006/main">
                    <a:graphicData uri="http://schemas.openxmlformats.org/drawingml/2006/picture">
                      <pic:pic xmlns:pic="http://schemas.openxmlformats.org/drawingml/2006/picture">
                        <pic:nvPicPr>
                          <pic:cNvPr id="14608" name="Picture 14608"/>
                          <pic:cNvPicPr/>
                        </pic:nvPicPr>
                        <pic:blipFill>
                          <a:blip r:embed="rId112"/>
                          <a:stretch>
                            <a:fillRect/>
                          </a:stretch>
                        </pic:blipFill>
                        <pic:spPr>
                          <a:xfrm>
                            <a:off x="0" y="0"/>
                            <a:ext cx="2586482" cy="1102995"/>
                          </a:xfrm>
                          <a:prstGeom prst="rect">
                            <a:avLst/>
                          </a:prstGeom>
                        </pic:spPr>
                      </pic:pic>
                    </a:graphicData>
                  </a:graphic>
                </wp:inline>
              </w:drawing>
            </w:r>
            <w:r>
              <w:t xml:space="preserve">  </w:t>
            </w:r>
          </w:p>
        </w:tc>
        <w:tc>
          <w:tcPr>
            <w:tcW w:w="3511" w:type="dxa"/>
          </w:tcPr>
          <w:p w14:paraId="32478C9F" w14:textId="77777777" w:rsidR="0090142D" w:rsidRDefault="0090142D" w:rsidP="000D2E5F">
            <w:pPr>
              <w:spacing w:line="259" w:lineRule="auto"/>
              <w:ind w:left="103" w:right="207"/>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An interface is a circle or a semicircle attached to a stick which looks like a lollipop. It describes groups of operations provided or required by components.  </w:t>
            </w:r>
          </w:p>
        </w:tc>
      </w:tr>
      <w:tr w:rsidR="0090142D" w:rsidRPr="006138CF" w14:paraId="566A3C9E" w14:textId="77777777" w:rsidTr="00A445B6">
        <w:trPr>
          <w:trHeight w:val="2133"/>
        </w:trPr>
        <w:tc>
          <w:tcPr>
            <w:cnfStyle w:val="001000000000" w:firstRow="0" w:lastRow="0" w:firstColumn="1" w:lastColumn="0" w:oddVBand="0" w:evenVBand="0" w:oddHBand="0" w:evenHBand="0" w:firstRowFirstColumn="0" w:firstRowLastColumn="0" w:lastRowFirstColumn="0" w:lastRowLastColumn="0"/>
            <w:tcW w:w="1945" w:type="dxa"/>
          </w:tcPr>
          <w:p w14:paraId="25639C06" w14:textId="77777777" w:rsidR="0090142D" w:rsidRDefault="0090142D" w:rsidP="000D2E5F">
            <w:pPr>
              <w:spacing w:line="259" w:lineRule="auto"/>
              <w:ind w:left="102"/>
              <w:jc w:val="left"/>
            </w:pPr>
            <w:r>
              <w:t xml:space="preserve">port  </w:t>
            </w:r>
          </w:p>
        </w:tc>
        <w:tc>
          <w:tcPr>
            <w:tcW w:w="4441" w:type="dxa"/>
          </w:tcPr>
          <w:p w14:paraId="7965468D" w14:textId="77777777" w:rsidR="0090142D" w:rsidRDefault="0090142D" w:rsidP="000D2E5F">
            <w:pPr>
              <w:spacing w:line="259" w:lineRule="auto"/>
              <w:ind w:right="805"/>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920741" wp14:editId="432D4C6A">
                  <wp:extent cx="2077085" cy="904240"/>
                  <wp:effectExtent l="0" t="0" r="0" b="0"/>
                  <wp:docPr id="14610" name="Picture 14610"/>
                  <wp:cNvGraphicFramePr/>
                  <a:graphic xmlns:a="http://schemas.openxmlformats.org/drawingml/2006/main">
                    <a:graphicData uri="http://schemas.openxmlformats.org/drawingml/2006/picture">
                      <pic:pic xmlns:pic="http://schemas.openxmlformats.org/drawingml/2006/picture">
                        <pic:nvPicPr>
                          <pic:cNvPr id="14610" name="Picture 14610"/>
                          <pic:cNvPicPr/>
                        </pic:nvPicPr>
                        <pic:blipFill>
                          <a:blip r:embed="rId113"/>
                          <a:stretch>
                            <a:fillRect/>
                          </a:stretch>
                        </pic:blipFill>
                        <pic:spPr>
                          <a:xfrm>
                            <a:off x="0" y="0"/>
                            <a:ext cx="2077339" cy="904240"/>
                          </a:xfrm>
                          <a:prstGeom prst="rect">
                            <a:avLst/>
                          </a:prstGeom>
                        </pic:spPr>
                      </pic:pic>
                    </a:graphicData>
                  </a:graphic>
                </wp:inline>
              </w:drawing>
            </w:r>
            <w:r>
              <w:t xml:space="preserve">  </w:t>
            </w:r>
          </w:p>
        </w:tc>
        <w:tc>
          <w:tcPr>
            <w:tcW w:w="3511" w:type="dxa"/>
          </w:tcPr>
          <w:p w14:paraId="3D508E27" w14:textId="77777777" w:rsidR="0090142D" w:rsidRDefault="0090142D" w:rsidP="000D2E5F">
            <w:pPr>
              <w:spacing w:line="259" w:lineRule="auto"/>
              <w:ind w:left="103" w:right="213"/>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 port (represented by a small square at the end of a required or provided interface) is used when the components delegate the interfaces to an internal class.  </w:t>
            </w:r>
          </w:p>
        </w:tc>
      </w:tr>
    </w:tbl>
    <w:p w14:paraId="40A13885" w14:textId="130950A5" w:rsidR="0090142D" w:rsidRDefault="0090142D" w:rsidP="008710BE"/>
    <w:p w14:paraId="676778C5" w14:textId="77777777" w:rsidR="0090142D" w:rsidRDefault="0090142D">
      <w:pPr>
        <w:jc w:val="left"/>
      </w:pPr>
      <w:r>
        <w:br w:type="page"/>
      </w:r>
    </w:p>
    <w:p w14:paraId="75D1F74E" w14:textId="0468E710" w:rsidR="008710BE" w:rsidRDefault="0090142D" w:rsidP="00A445B6">
      <w:pPr>
        <w:pStyle w:val="Heading3"/>
        <w:numPr>
          <w:ilvl w:val="0"/>
          <w:numId w:val="50"/>
        </w:numPr>
      </w:pPr>
      <w:r>
        <w:rPr>
          <w:noProof/>
        </w:rPr>
        <w:lastRenderedPageBreak/>
        <mc:AlternateContent>
          <mc:Choice Requires="wps">
            <w:drawing>
              <wp:anchor distT="0" distB="0" distL="114300" distR="114300" simplePos="0" relativeHeight="251669545" behindDoc="0" locked="0" layoutInCell="1" allowOverlap="1" wp14:anchorId="7CCE9FD8" wp14:editId="53046EB3">
                <wp:simplePos x="0" y="0"/>
                <wp:positionH relativeFrom="column">
                  <wp:posOffset>-390525</wp:posOffset>
                </wp:positionH>
                <wp:positionV relativeFrom="paragraph">
                  <wp:posOffset>3766820</wp:posOffset>
                </wp:positionV>
                <wp:extent cx="6722745" cy="635"/>
                <wp:effectExtent l="0" t="0" r="0" b="0"/>
                <wp:wrapSquare wrapText="bothSides"/>
                <wp:docPr id="1082091985" name="Text Box 1"/>
                <wp:cNvGraphicFramePr/>
                <a:graphic xmlns:a="http://schemas.openxmlformats.org/drawingml/2006/main">
                  <a:graphicData uri="http://schemas.microsoft.com/office/word/2010/wordprocessingShape">
                    <wps:wsp>
                      <wps:cNvSpPr txBox="1"/>
                      <wps:spPr>
                        <a:xfrm>
                          <a:off x="0" y="0"/>
                          <a:ext cx="6722745" cy="635"/>
                        </a:xfrm>
                        <a:prstGeom prst="rect">
                          <a:avLst/>
                        </a:prstGeom>
                        <a:solidFill>
                          <a:prstClr val="white"/>
                        </a:solidFill>
                        <a:ln>
                          <a:noFill/>
                        </a:ln>
                      </wps:spPr>
                      <wps:txbx>
                        <w:txbxContent>
                          <w:p w14:paraId="438D77FB" w14:textId="1EA7AE5B" w:rsidR="0090142D" w:rsidRPr="00766702" w:rsidRDefault="0090142D" w:rsidP="00A445B6">
                            <w:pPr>
                              <w:pStyle w:val="Caption"/>
                              <w:rPr>
                                <w:noProof/>
                              </w:rPr>
                            </w:pPr>
                            <w:r>
                              <w:t xml:space="preserve">Figure </w:t>
                            </w:r>
                            <w:fldSimple w:instr=" SEQ Figure \* ARABIC ">
                              <w:ins w:id="101" w:author="Elvado Temgoua" w:date="2026-08-21T20:58:00Z" w16du:dateUtc="2026-08-21T19:58:00Z">
                                <w:r w:rsidR="008C4724">
                                  <w:rPr>
                                    <w:noProof/>
                                  </w:rPr>
                                  <w:t>38</w:t>
                                </w:r>
                              </w:ins>
                              <w:del w:id="102" w:author="Elvado Temgoua" w:date="2026-08-21T20:58:00Z" w16du:dateUtc="2026-08-21T19:58:00Z">
                                <w:r w:rsidR="00916420" w:rsidDel="008C4724">
                                  <w:rPr>
                                    <w:noProof/>
                                  </w:rPr>
                                  <w:delText>37</w:delText>
                                </w:r>
                              </w:del>
                            </w:fldSimple>
                            <w:r>
                              <w:t xml:space="preserve"> Component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E9FD8" id="_x0000_s1066" type="#_x0000_t202" style="position:absolute;left:0;text-align:left;margin-left:-30.75pt;margin-top:296.6pt;width:529.35pt;height:.05pt;z-index:2516695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GrHAIAAEAEAAAOAAAAZHJzL2Uyb0RvYy54bWysU01v2zAMvQ/YfxB0X5yPNR2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" stroked="f">
                <v:textbox style="mso-fit-shape-to-text:t" inset="0,0,0,0">
                  <w:txbxContent>
                    <w:p w14:paraId="438D77FB" w14:textId="1EA7AE5B" w:rsidR="0090142D" w:rsidRPr="00766702" w:rsidRDefault="0090142D" w:rsidP="00A445B6">
                      <w:pPr>
                        <w:pStyle w:val="Caption"/>
                        <w:rPr>
                          <w:noProof/>
                        </w:rPr>
                      </w:pPr>
                      <w:r>
                        <w:t xml:space="preserve">Figure </w:t>
                      </w:r>
                      <w:fldSimple w:instr=" SEQ Figure \* ARABIC ">
                        <w:ins w:id="103" w:author="Elvado Temgoua" w:date="2026-08-21T20:58:00Z" w16du:dateUtc="2026-08-21T19:58:00Z">
                          <w:r w:rsidR="008C4724">
                            <w:rPr>
                              <w:noProof/>
                            </w:rPr>
                            <w:t>38</w:t>
                          </w:r>
                        </w:ins>
                        <w:del w:id="104" w:author="Elvado Temgoua" w:date="2026-08-21T20:58:00Z" w16du:dateUtc="2026-08-21T19:58:00Z">
                          <w:r w:rsidR="00916420" w:rsidDel="008C4724">
                            <w:rPr>
                              <w:noProof/>
                            </w:rPr>
                            <w:delText>37</w:delText>
                          </w:r>
                        </w:del>
                      </w:fldSimple>
                      <w:r>
                        <w:t xml:space="preserve"> Component diagram</w:t>
                      </w:r>
                    </w:p>
                  </w:txbxContent>
                </v:textbox>
                <w10:wrap type="square"/>
              </v:shape>
            </w:pict>
          </mc:Fallback>
        </mc:AlternateContent>
      </w:r>
      <w:r>
        <w:rPr>
          <w:noProof/>
        </w:rPr>
        <w:drawing>
          <wp:anchor distT="0" distB="0" distL="114300" distR="114300" simplePos="0" relativeHeight="251667497" behindDoc="0" locked="0" layoutInCell="1" allowOverlap="1" wp14:anchorId="51172EDC" wp14:editId="23BD23E8">
            <wp:simplePos x="0" y="0"/>
            <wp:positionH relativeFrom="margin">
              <wp:align>center</wp:align>
            </wp:positionH>
            <wp:positionV relativeFrom="paragraph">
              <wp:posOffset>351594</wp:posOffset>
            </wp:positionV>
            <wp:extent cx="6723070" cy="3358662"/>
            <wp:effectExtent l="0" t="0" r="1905" b="0"/>
            <wp:wrapSquare wrapText="bothSides"/>
            <wp:docPr id="6907028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2878" name="Picture 690702878"/>
                    <pic:cNvPicPr/>
                  </pic:nvPicPr>
                  <pic:blipFill>
                    <a:blip r:embed="rId114">
                      <a:extLst>
                        <a:ext uri="{28A0092B-C50C-407E-A947-70E740481C1C}">
                          <a14:useLocalDpi xmlns:a14="http://schemas.microsoft.com/office/drawing/2010/main" val="0"/>
                        </a:ext>
                      </a:extLst>
                    </a:blip>
                    <a:stretch>
                      <a:fillRect/>
                    </a:stretch>
                  </pic:blipFill>
                  <pic:spPr>
                    <a:xfrm>
                      <a:off x="0" y="0"/>
                      <a:ext cx="6723070" cy="3358662"/>
                    </a:xfrm>
                    <a:prstGeom prst="rect">
                      <a:avLst/>
                    </a:prstGeom>
                  </pic:spPr>
                </pic:pic>
              </a:graphicData>
            </a:graphic>
          </wp:anchor>
        </w:drawing>
      </w:r>
      <w:r>
        <w:t>The component diagram of our system</w:t>
      </w:r>
    </w:p>
    <w:p w14:paraId="09576FC0" w14:textId="2460859D" w:rsidR="0090142D" w:rsidRDefault="0090142D" w:rsidP="0090142D">
      <w:pPr>
        <w:pStyle w:val="Heading2"/>
        <w:numPr>
          <w:ilvl w:val="0"/>
          <w:numId w:val="49"/>
        </w:numPr>
      </w:pPr>
      <w:r>
        <w:t>Deployment diagram</w:t>
      </w:r>
    </w:p>
    <w:p w14:paraId="43605362" w14:textId="583266EE" w:rsidR="007D698D" w:rsidRPr="007D698D" w:rsidRDefault="007D698D" w:rsidP="00A445B6">
      <w:pPr>
        <w:pStyle w:val="Heading3"/>
        <w:numPr>
          <w:ilvl w:val="0"/>
          <w:numId w:val="51"/>
        </w:numPr>
      </w:pPr>
      <w:r>
        <w:t>Definition</w:t>
      </w:r>
    </w:p>
    <w:p w14:paraId="7ED28AE0" w14:textId="3DF41DBF" w:rsidR="0090142D" w:rsidRDefault="007D698D" w:rsidP="007D698D">
      <w:pPr>
        <w:spacing w:line="360" w:lineRule="auto"/>
        <w:ind w:firstLine="360"/>
      </w:pPr>
      <w:r w:rsidRPr="007D698D">
        <w:t>A deployment diagram consists of nodes. Nodes are nothing but physical hardware used to deploy the application Deployment diagram is a structural diagram used to visualize the topology of the physical components of a system, where the software is deployed. They consist of nodes and their relationship. It is related to the component diagram because the components are deployed using the deployment diagram.</w:t>
      </w:r>
    </w:p>
    <w:p w14:paraId="40F75798" w14:textId="3E42200B" w:rsidR="007D698D" w:rsidRDefault="007D698D" w:rsidP="007D698D">
      <w:pPr>
        <w:pStyle w:val="Heading3"/>
        <w:numPr>
          <w:ilvl w:val="0"/>
          <w:numId w:val="51"/>
        </w:numPr>
      </w:pPr>
      <w:r>
        <w:lastRenderedPageBreak/>
        <w:t>Formalism</w:t>
      </w:r>
    </w:p>
    <w:p w14:paraId="23839509" w14:textId="77777777" w:rsidR="00AB1F6E" w:rsidRDefault="00AB1F6E" w:rsidP="00A445B6">
      <w:pPr>
        <w:keepNext/>
      </w:pPr>
      <w:r>
        <w:rPr>
          <w:noProof/>
        </w:rPr>
        <w:drawing>
          <wp:inline distT="0" distB="0" distL="0" distR="0" wp14:anchorId="5E6ACEEC" wp14:editId="42912E18">
            <wp:extent cx="5731510" cy="3488690"/>
            <wp:effectExtent l="0" t="0" r="0" b="0"/>
            <wp:docPr id="14749" name="Picture 14749"/>
            <wp:cNvGraphicFramePr/>
            <a:graphic xmlns:a="http://schemas.openxmlformats.org/drawingml/2006/main">
              <a:graphicData uri="http://schemas.openxmlformats.org/drawingml/2006/picture">
                <pic:pic xmlns:pic="http://schemas.openxmlformats.org/drawingml/2006/picture">
                  <pic:nvPicPr>
                    <pic:cNvPr id="14749" name="Picture 14749"/>
                    <pic:cNvPicPr/>
                  </pic:nvPicPr>
                  <pic:blipFill>
                    <a:blip r:embed="rId115"/>
                    <a:stretch>
                      <a:fillRect/>
                    </a:stretch>
                  </pic:blipFill>
                  <pic:spPr>
                    <a:xfrm>
                      <a:off x="0" y="0"/>
                      <a:ext cx="5731510" cy="3488690"/>
                    </a:xfrm>
                    <a:prstGeom prst="rect">
                      <a:avLst/>
                    </a:prstGeom>
                  </pic:spPr>
                </pic:pic>
              </a:graphicData>
            </a:graphic>
          </wp:inline>
        </w:drawing>
      </w:r>
    </w:p>
    <w:p w14:paraId="6632930D" w14:textId="7B200020" w:rsidR="007D698D" w:rsidRDefault="00AB1F6E" w:rsidP="00A445B6">
      <w:pPr>
        <w:pStyle w:val="Caption"/>
      </w:pPr>
      <w:r>
        <w:t xml:space="preserve">Figure </w:t>
      </w:r>
      <w:fldSimple w:instr=" SEQ Figure \* ARABIC ">
        <w:ins w:id="105" w:author="Elvado Temgoua" w:date="2026-08-21T20:58:00Z" w16du:dateUtc="2026-08-21T19:58:00Z">
          <w:r w:rsidR="008C4724">
            <w:rPr>
              <w:noProof/>
            </w:rPr>
            <w:t>39</w:t>
          </w:r>
        </w:ins>
        <w:del w:id="106" w:author="Elvado Temgoua" w:date="2026-08-21T20:58:00Z" w16du:dateUtc="2026-08-21T19:58:00Z">
          <w:r w:rsidR="00916420" w:rsidDel="008C4724">
            <w:rPr>
              <w:noProof/>
            </w:rPr>
            <w:delText>38</w:delText>
          </w:r>
        </w:del>
      </w:fldSimple>
      <w:r>
        <w:t xml:space="preserve"> Formalism of deployment diagram</w:t>
      </w:r>
    </w:p>
    <w:p w14:paraId="7BCC3AFE" w14:textId="3E1DC3A4" w:rsidR="00AB1F6E" w:rsidRDefault="00AB1F6E" w:rsidP="00AB1F6E">
      <w:pPr>
        <w:pStyle w:val="Heading3"/>
        <w:numPr>
          <w:ilvl w:val="0"/>
          <w:numId w:val="51"/>
        </w:numPr>
      </w:pPr>
      <w:r>
        <w:t>Elements of a deployment diagram</w:t>
      </w:r>
    </w:p>
    <w:tbl>
      <w:tblPr>
        <w:tblStyle w:val="GridTable4-Accent2"/>
        <w:tblW w:w="9056" w:type="dxa"/>
        <w:tblLayout w:type="fixed"/>
        <w:tblLook w:val="04A0" w:firstRow="1" w:lastRow="0" w:firstColumn="1" w:lastColumn="0" w:noHBand="0" w:noVBand="1"/>
      </w:tblPr>
      <w:tblGrid>
        <w:gridCol w:w="1926"/>
        <w:gridCol w:w="3131"/>
        <w:gridCol w:w="3999"/>
      </w:tblGrid>
      <w:tr w:rsidR="00A00418" w14:paraId="033D30AA" w14:textId="77777777" w:rsidTr="00A445B6">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926" w:type="dxa"/>
          </w:tcPr>
          <w:p w14:paraId="09B4B3AD" w14:textId="77777777" w:rsidR="00A00418" w:rsidRDefault="00A00418" w:rsidP="000D2E5F">
            <w:pPr>
              <w:spacing w:line="259" w:lineRule="auto"/>
              <w:jc w:val="left"/>
            </w:pPr>
            <w:r>
              <w:rPr>
                <w:color w:val="FFFFFF"/>
              </w:rPr>
              <w:t xml:space="preserve">Element </w:t>
            </w:r>
          </w:p>
        </w:tc>
        <w:tc>
          <w:tcPr>
            <w:tcW w:w="3131" w:type="dxa"/>
          </w:tcPr>
          <w:p w14:paraId="745D9D5B" w14:textId="77777777" w:rsidR="00A00418" w:rsidRDefault="00A00418" w:rsidP="000D2E5F">
            <w:pPr>
              <w:spacing w:line="259" w:lineRule="auto"/>
              <w:ind w:left="1"/>
              <w:jc w:val="left"/>
              <w:cnfStyle w:val="100000000000" w:firstRow="1" w:lastRow="0" w:firstColumn="0" w:lastColumn="0" w:oddVBand="0" w:evenVBand="0" w:oddHBand="0" w:evenHBand="0" w:firstRowFirstColumn="0" w:firstRowLastColumn="0" w:lastRowFirstColumn="0" w:lastRowLastColumn="0"/>
            </w:pPr>
            <w:r>
              <w:rPr>
                <w:color w:val="FFFFFF"/>
              </w:rPr>
              <w:t xml:space="preserve">Representation </w:t>
            </w:r>
          </w:p>
        </w:tc>
        <w:tc>
          <w:tcPr>
            <w:tcW w:w="3999" w:type="dxa"/>
          </w:tcPr>
          <w:p w14:paraId="466A9E06" w14:textId="77777777" w:rsidR="00A00418" w:rsidRDefault="00A00418" w:rsidP="000D2E5F">
            <w:pPr>
              <w:spacing w:line="259" w:lineRule="auto"/>
              <w:ind w:left="1"/>
              <w:jc w:val="left"/>
              <w:cnfStyle w:val="100000000000" w:firstRow="1" w:lastRow="0" w:firstColumn="0" w:lastColumn="0" w:oddVBand="0" w:evenVBand="0" w:oddHBand="0" w:evenHBand="0" w:firstRowFirstColumn="0" w:firstRowLastColumn="0" w:lastRowFirstColumn="0" w:lastRowLastColumn="0"/>
            </w:pPr>
            <w:r>
              <w:rPr>
                <w:color w:val="FFFFFF"/>
              </w:rPr>
              <w:t xml:space="preserve">Description </w:t>
            </w:r>
          </w:p>
        </w:tc>
      </w:tr>
      <w:tr w:rsidR="00A00418" w:rsidRPr="006138CF" w14:paraId="4B564A79" w14:textId="77777777" w:rsidTr="00A445B6">
        <w:trPr>
          <w:cnfStyle w:val="000000100000" w:firstRow="0" w:lastRow="0" w:firstColumn="0" w:lastColumn="0" w:oddVBand="0" w:evenVBand="0" w:oddHBand="1" w:evenHBand="0" w:firstRowFirstColumn="0" w:firstRowLastColumn="0" w:lastRowFirstColumn="0" w:lastRowLastColumn="0"/>
          <w:trHeight w:val="1886"/>
        </w:trPr>
        <w:tc>
          <w:tcPr>
            <w:cnfStyle w:val="001000000000" w:firstRow="0" w:lastRow="0" w:firstColumn="1" w:lastColumn="0" w:oddVBand="0" w:evenVBand="0" w:oddHBand="0" w:evenHBand="0" w:firstRowFirstColumn="0" w:firstRowLastColumn="0" w:lastRowFirstColumn="0" w:lastRowLastColumn="0"/>
            <w:tcW w:w="1926" w:type="dxa"/>
          </w:tcPr>
          <w:p w14:paraId="5D808D1F" w14:textId="77777777" w:rsidR="00A00418" w:rsidRDefault="00A00418" w:rsidP="000D2E5F">
            <w:pPr>
              <w:spacing w:line="259" w:lineRule="auto"/>
              <w:jc w:val="left"/>
            </w:pPr>
            <w:r>
              <w:t xml:space="preserve">Node </w:t>
            </w:r>
          </w:p>
        </w:tc>
        <w:tc>
          <w:tcPr>
            <w:tcW w:w="3131" w:type="dxa"/>
          </w:tcPr>
          <w:p w14:paraId="164F3B03" w14:textId="533B90BC" w:rsidR="00A00418" w:rsidRDefault="00A00418" w:rsidP="00A445B6">
            <w:pPr>
              <w:pStyle w:val="Caption"/>
              <w:keepNext/>
              <w:jc w:val="center"/>
              <w:cnfStyle w:val="000000100000" w:firstRow="0" w:lastRow="0" w:firstColumn="0" w:lastColumn="0" w:oddVBand="0" w:evenVBand="0" w:oddHBand="1" w:evenHBand="0" w:firstRowFirstColumn="0" w:firstRowLastColumn="0" w:lastRowFirstColumn="0" w:lastRowLastColumn="0"/>
            </w:pPr>
            <w:r>
              <w:t xml:space="preserve">Table </w:t>
            </w:r>
            <w:fldSimple w:instr=" SEQ Table \* ARABIC ">
              <w:r>
                <w:rPr>
                  <w:noProof/>
                </w:rPr>
                <w:t>21</w:t>
              </w:r>
            </w:fldSimple>
            <w:r>
              <w:t xml:space="preserve"> Elements of deployment diagram</w:t>
            </w:r>
          </w:p>
          <w:p w14:paraId="27B2D447" w14:textId="77777777" w:rsidR="00A00418" w:rsidRDefault="00A00418" w:rsidP="000D2E5F">
            <w:pPr>
              <w:spacing w:line="259" w:lineRule="auto"/>
              <w:ind w:right="1432"/>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8DA3592" wp14:editId="2645F117">
                  <wp:extent cx="1106170" cy="1089660"/>
                  <wp:effectExtent l="0" t="0" r="0" b="0"/>
                  <wp:docPr id="14948" name="Picture 14948"/>
                  <wp:cNvGraphicFramePr/>
                  <a:graphic xmlns:a="http://schemas.openxmlformats.org/drawingml/2006/main">
                    <a:graphicData uri="http://schemas.openxmlformats.org/drawingml/2006/picture">
                      <pic:pic xmlns:pic="http://schemas.openxmlformats.org/drawingml/2006/picture">
                        <pic:nvPicPr>
                          <pic:cNvPr id="14948" name="Picture 14948"/>
                          <pic:cNvPicPr/>
                        </pic:nvPicPr>
                        <pic:blipFill>
                          <a:blip r:embed="rId116"/>
                          <a:stretch>
                            <a:fillRect/>
                          </a:stretch>
                        </pic:blipFill>
                        <pic:spPr>
                          <a:xfrm>
                            <a:off x="0" y="0"/>
                            <a:ext cx="1106424" cy="1089660"/>
                          </a:xfrm>
                          <a:prstGeom prst="rect">
                            <a:avLst/>
                          </a:prstGeom>
                        </pic:spPr>
                      </pic:pic>
                    </a:graphicData>
                  </a:graphic>
                </wp:inline>
              </w:drawing>
            </w:r>
            <w:r>
              <w:t xml:space="preserve"> </w:t>
            </w:r>
          </w:p>
        </w:tc>
        <w:tc>
          <w:tcPr>
            <w:tcW w:w="3999" w:type="dxa"/>
          </w:tcPr>
          <w:p w14:paraId="1286757F" w14:textId="77777777" w:rsidR="00A00418" w:rsidRDefault="00A00418" w:rsidP="000D2E5F">
            <w:pPr>
              <w:spacing w:line="259" w:lineRule="auto"/>
              <w:ind w:left="1"/>
              <w:jc w:val="left"/>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It is a hardware used to deploy the application </w:t>
            </w:r>
          </w:p>
        </w:tc>
      </w:tr>
      <w:tr w:rsidR="00A00418" w14:paraId="387A9923" w14:textId="77777777" w:rsidTr="00A445B6">
        <w:trPr>
          <w:trHeight w:val="1666"/>
        </w:trPr>
        <w:tc>
          <w:tcPr>
            <w:cnfStyle w:val="001000000000" w:firstRow="0" w:lastRow="0" w:firstColumn="1" w:lastColumn="0" w:oddVBand="0" w:evenVBand="0" w:oddHBand="0" w:evenHBand="0" w:firstRowFirstColumn="0" w:firstRowLastColumn="0" w:lastRowFirstColumn="0" w:lastRowLastColumn="0"/>
            <w:tcW w:w="1926" w:type="dxa"/>
          </w:tcPr>
          <w:p w14:paraId="4873ECC8" w14:textId="77777777" w:rsidR="00A00418" w:rsidRDefault="00A00418" w:rsidP="000D2E5F">
            <w:pPr>
              <w:spacing w:line="259" w:lineRule="auto"/>
              <w:jc w:val="left"/>
            </w:pPr>
            <w:r>
              <w:t xml:space="preserve">Artifact </w:t>
            </w:r>
          </w:p>
        </w:tc>
        <w:tc>
          <w:tcPr>
            <w:tcW w:w="3131" w:type="dxa"/>
          </w:tcPr>
          <w:p w14:paraId="224F92EB" w14:textId="77777777" w:rsidR="00A00418" w:rsidRDefault="00A00418" w:rsidP="000D2E5F">
            <w:pPr>
              <w:spacing w:line="259" w:lineRule="auto"/>
              <w:ind w:right="1161"/>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43ECB08" wp14:editId="57FFDD47">
                  <wp:extent cx="1294130" cy="625475"/>
                  <wp:effectExtent l="0" t="0" r="0" b="0"/>
                  <wp:docPr id="14950" name="Picture 14950"/>
                  <wp:cNvGraphicFramePr/>
                  <a:graphic xmlns:a="http://schemas.openxmlformats.org/drawingml/2006/main">
                    <a:graphicData uri="http://schemas.openxmlformats.org/drawingml/2006/picture">
                      <pic:pic xmlns:pic="http://schemas.openxmlformats.org/drawingml/2006/picture">
                        <pic:nvPicPr>
                          <pic:cNvPr id="14950" name="Picture 14950"/>
                          <pic:cNvPicPr/>
                        </pic:nvPicPr>
                        <pic:blipFill>
                          <a:blip r:embed="rId117"/>
                          <a:stretch>
                            <a:fillRect/>
                          </a:stretch>
                        </pic:blipFill>
                        <pic:spPr>
                          <a:xfrm>
                            <a:off x="0" y="0"/>
                            <a:ext cx="1294130" cy="625475"/>
                          </a:xfrm>
                          <a:prstGeom prst="rect">
                            <a:avLst/>
                          </a:prstGeom>
                        </pic:spPr>
                      </pic:pic>
                    </a:graphicData>
                  </a:graphic>
                </wp:inline>
              </w:drawing>
            </w:r>
            <w:r>
              <w:t xml:space="preserve"> </w:t>
            </w:r>
          </w:p>
        </w:tc>
        <w:tc>
          <w:tcPr>
            <w:tcW w:w="3999" w:type="dxa"/>
          </w:tcPr>
          <w:p w14:paraId="61C4082D" w14:textId="77777777" w:rsidR="00A00418" w:rsidRDefault="00A00418" w:rsidP="000D2E5F">
            <w:pPr>
              <w:spacing w:line="259" w:lineRule="auto"/>
              <w:ind w:left="1" w:right="60"/>
              <w:cnfStyle w:val="000000000000" w:firstRow="0" w:lastRow="0" w:firstColumn="0" w:lastColumn="0" w:oddVBand="0" w:evenVBand="0" w:oddHBand="0" w:evenHBand="0" w:firstRowFirstColumn="0" w:firstRowLastColumn="0" w:lastRowFirstColumn="0" w:lastRowLastColumn="0"/>
            </w:pPr>
            <w:r>
              <w:rPr>
                <w:lang w:val="en-GB"/>
              </w:rPr>
              <w:t xml:space="preserve">An artifact is a major product, which is produced or used during the development of a software. </w:t>
            </w:r>
            <w:proofErr w:type="spellStart"/>
            <w:r>
              <w:t>E.g</w:t>
            </w:r>
            <w:proofErr w:type="spellEnd"/>
            <w:r>
              <w:t xml:space="preserve"> diagrams, data models, setup scripts </w:t>
            </w:r>
          </w:p>
        </w:tc>
      </w:tr>
      <w:tr w:rsidR="00A00418" w:rsidRPr="006138CF" w14:paraId="43226BC3" w14:textId="77777777" w:rsidTr="00A445B6">
        <w:trPr>
          <w:cnfStyle w:val="000000100000" w:firstRow="0" w:lastRow="0" w:firstColumn="0" w:lastColumn="0" w:oddVBand="0" w:evenVBand="0" w:oddHBand="1" w:evenHBand="0" w:firstRowFirstColumn="0" w:firstRowLastColumn="0" w:lastRowFirstColumn="0" w:lastRowLastColumn="0"/>
          <w:trHeight w:val="1667"/>
        </w:trPr>
        <w:tc>
          <w:tcPr>
            <w:cnfStyle w:val="001000000000" w:firstRow="0" w:lastRow="0" w:firstColumn="1" w:lastColumn="0" w:oddVBand="0" w:evenVBand="0" w:oddHBand="0" w:evenHBand="0" w:firstRowFirstColumn="0" w:firstRowLastColumn="0" w:lastRowFirstColumn="0" w:lastRowLastColumn="0"/>
            <w:tcW w:w="1926" w:type="dxa"/>
          </w:tcPr>
          <w:p w14:paraId="5251B80B" w14:textId="77777777" w:rsidR="00A00418" w:rsidRDefault="00A00418" w:rsidP="000D2E5F">
            <w:pPr>
              <w:spacing w:line="259" w:lineRule="auto"/>
              <w:jc w:val="left"/>
            </w:pPr>
            <w:r>
              <w:lastRenderedPageBreak/>
              <w:t xml:space="preserve">Component </w:t>
            </w:r>
          </w:p>
        </w:tc>
        <w:tc>
          <w:tcPr>
            <w:tcW w:w="3131" w:type="dxa"/>
          </w:tcPr>
          <w:p w14:paraId="240E6027" w14:textId="77777777" w:rsidR="00A00418" w:rsidRDefault="00A00418" w:rsidP="000D2E5F">
            <w:pPr>
              <w:spacing w:line="259" w:lineRule="auto"/>
              <w:ind w:right="952"/>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DD8D1CD" wp14:editId="51F55341">
                  <wp:extent cx="1414145" cy="531495"/>
                  <wp:effectExtent l="0" t="0" r="0" b="0"/>
                  <wp:docPr id="14952" name="Picture 14952"/>
                  <wp:cNvGraphicFramePr/>
                  <a:graphic xmlns:a="http://schemas.openxmlformats.org/drawingml/2006/main">
                    <a:graphicData uri="http://schemas.openxmlformats.org/drawingml/2006/picture">
                      <pic:pic xmlns:pic="http://schemas.openxmlformats.org/drawingml/2006/picture">
                        <pic:nvPicPr>
                          <pic:cNvPr id="14952" name="Picture 14952"/>
                          <pic:cNvPicPr/>
                        </pic:nvPicPr>
                        <pic:blipFill>
                          <a:blip r:embed="rId118"/>
                          <a:stretch>
                            <a:fillRect/>
                          </a:stretch>
                        </pic:blipFill>
                        <pic:spPr>
                          <a:xfrm>
                            <a:off x="0" y="0"/>
                            <a:ext cx="1414272" cy="531876"/>
                          </a:xfrm>
                          <a:prstGeom prst="rect">
                            <a:avLst/>
                          </a:prstGeom>
                        </pic:spPr>
                      </pic:pic>
                    </a:graphicData>
                  </a:graphic>
                </wp:inline>
              </w:drawing>
            </w:r>
            <w:r>
              <w:t xml:space="preserve"> </w:t>
            </w:r>
          </w:p>
        </w:tc>
        <w:tc>
          <w:tcPr>
            <w:tcW w:w="3999" w:type="dxa"/>
          </w:tcPr>
          <w:p w14:paraId="568B900F" w14:textId="77777777" w:rsidR="00A00418" w:rsidRDefault="00A00418" w:rsidP="000D2E5F">
            <w:pPr>
              <w:spacing w:line="259" w:lineRule="auto"/>
              <w:ind w:left="1" w:right="60"/>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It represents a modular part of a system that encapsulates its content and whose manifestation is replaceable within </w:t>
            </w:r>
            <w:proofErr w:type="gramStart"/>
            <w:r>
              <w:rPr>
                <w:lang w:val="en-GB"/>
              </w:rPr>
              <w:t>it</w:t>
            </w:r>
            <w:proofErr w:type="gramEnd"/>
            <w:r>
              <w:rPr>
                <w:lang w:val="en-GB"/>
              </w:rPr>
              <w:t xml:space="preserve"> environment. </w:t>
            </w:r>
          </w:p>
        </w:tc>
      </w:tr>
      <w:tr w:rsidR="00A00418" w:rsidRPr="006138CF" w14:paraId="7904666C" w14:textId="77777777" w:rsidTr="00A445B6">
        <w:trPr>
          <w:trHeight w:val="1696"/>
        </w:trPr>
        <w:tc>
          <w:tcPr>
            <w:cnfStyle w:val="001000000000" w:firstRow="0" w:lastRow="0" w:firstColumn="1" w:lastColumn="0" w:oddVBand="0" w:evenVBand="0" w:oddHBand="0" w:evenHBand="0" w:firstRowFirstColumn="0" w:firstRowLastColumn="0" w:lastRowFirstColumn="0" w:lastRowLastColumn="0"/>
            <w:tcW w:w="1926" w:type="dxa"/>
          </w:tcPr>
          <w:p w14:paraId="1A8CE94A" w14:textId="77777777" w:rsidR="00A00418" w:rsidRDefault="00A00418" w:rsidP="000D2E5F">
            <w:pPr>
              <w:spacing w:line="259" w:lineRule="auto"/>
              <w:jc w:val="left"/>
            </w:pPr>
            <w:r>
              <w:t xml:space="preserve">Association </w:t>
            </w:r>
          </w:p>
        </w:tc>
        <w:tc>
          <w:tcPr>
            <w:tcW w:w="3131" w:type="dxa"/>
          </w:tcPr>
          <w:p w14:paraId="2ADE805E" w14:textId="77777777" w:rsidR="00A00418" w:rsidRDefault="00A00418" w:rsidP="000D2E5F">
            <w:pPr>
              <w:spacing w:line="259" w:lineRule="auto"/>
              <w:ind w:right="226"/>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rPr>
              <w:t>association</w:t>
            </w:r>
          </w:p>
          <w:p w14:paraId="34EF70BD" w14:textId="77777777" w:rsidR="00A00418" w:rsidRDefault="00A00418" w:rsidP="000D2E5F">
            <w:pPr>
              <w:spacing w:line="259" w:lineRule="auto"/>
              <w:ind w:right="173"/>
              <w:jc w:val="right"/>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noProof/>
                <w:sz w:val="22"/>
              </w:rPr>
              <mc:AlternateContent>
                <mc:Choice Requires="wpg">
                  <w:drawing>
                    <wp:inline distT="0" distB="0" distL="0" distR="0" wp14:anchorId="4B87BDC7" wp14:editId="31885AFA">
                      <wp:extent cx="1898015" cy="6350"/>
                      <wp:effectExtent l="0" t="0" r="0" b="0"/>
                      <wp:docPr id="139256" name="Group 139256"/>
                      <wp:cNvGraphicFramePr/>
                      <a:graphic xmlns:a="http://schemas.openxmlformats.org/drawingml/2006/main">
                        <a:graphicData uri="http://schemas.microsoft.com/office/word/2010/wordprocessingGroup">
                          <wpg:wgp>
                            <wpg:cNvGrpSpPr/>
                            <wpg:grpSpPr>
                              <a:xfrm>
                                <a:off x="0" y="0"/>
                                <a:ext cx="1898575" cy="6693"/>
                                <a:chOff x="0" y="0"/>
                                <a:chExt cx="1898575" cy="6693"/>
                              </a:xfrm>
                            </wpg:grpSpPr>
                            <wps:wsp>
                              <wps:cNvPr id="14953" name="Shape 14953"/>
                              <wps:cNvSpPr/>
                              <wps:spPr>
                                <a:xfrm>
                                  <a:off x="0" y="0"/>
                                  <a:ext cx="1898575" cy="0"/>
                                </a:xfrm>
                                <a:custGeom>
                                  <a:avLst/>
                                  <a:gdLst/>
                                  <a:ahLst/>
                                  <a:cxnLst/>
                                  <a:rect l="0" t="0" r="0" b="0"/>
                                  <a:pathLst>
                                    <a:path w="1898575">
                                      <a:moveTo>
                                        <a:pt x="1898575" y="0"/>
                                      </a:moveTo>
                                      <a:lnTo>
                                        <a:pt x="0" y="0"/>
                                      </a:lnTo>
                                    </a:path>
                                  </a:pathLst>
                                </a:custGeom>
                                <a:ln w="6693" cap="sq">
                                  <a:round/>
                                </a:ln>
                              </wps:spPr>
                              <wps:style>
                                <a:lnRef idx="1">
                                  <a:srgbClr val="800000"/>
                                </a:lnRef>
                                <a:fillRef idx="0">
                                  <a:srgbClr val="000000">
                                    <a:alpha val="0"/>
                                  </a:srgbClr>
                                </a:fillRef>
                                <a:effectRef idx="0">
                                  <a:scrgbClr r="0" g="0" b="0"/>
                                </a:effectRef>
                                <a:fontRef idx="none"/>
                              </wps:style>
                              <wps:bodyPr/>
                            </wps:wsp>
                          </wpg:wgp>
                        </a:graphicData>
                      </a:graphic>
                    </wp:inline>
                  </w:drawing>
                </mc:Choice>
                <mc:Fallback>
                  <w:pict>
                    <v:group w14:anchorId="33A74C9B" id="Group 139256" o:spid="_x0000_s1026" style="width:149.45pt;height:.5pt;mso-position-horizontal-relative:char;mso-position-vertical-relative:line" coordsize="189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">
                      <v:shape id="Shape 14953" o:spid="_x0000_s1027" style="position:absolute;width:18985;height:0;visibility:visible;mso-wrap-style:square;v-text-anchor:top" coordsize="189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" path="m1898575,l,e" filled="f" strokecolor="maroon" strokeweight=".18592mm">
                        <v:stroke endcap="square"/>
                        <v:path arrowok="t" textboxrect="0,0,1898575,0"/>
                      </v:shape>
                      <w10:anchorlock/>
                    </v:group>
                  </w:pict>
                </mc:Fallback>
              </mc:AlternateContent>
            </w:r>
            <w:r>
              <w:t xml:space="preserve"> </w:t>
            </w:r>
          </w:p>
        </w:tc>
        <w:tc>
          <w:tcPr>
            <w:tcW w:w="3999" w:type="dxa"/>
          </w:tcPr>
          <w:p w14:paraId="60C4CD49" w14:textId="77777777" w:rsidR="00A00418" w:rsidRDefault="00A00418" w:rsidP="000D2E5F">
            <w:pPr>
              <w:spacing w:line="259" w:lineRule="auto"/>
              <w:ind w:left="1" w:right="6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An association helps to connect two nodes together which permits them to communicate together </w:t>
            </w:r>
          </w:p>
        </w:tc>
      </w:tr>
    </w:tbl>
    <w:p w14:paraId="3CAEC881" w14:textId="149BEC9C" w:rsidR="00916420" w:rsidRDefault="00916420" w:rsidP="00916420">
      <w:pPr>
        <w:pStyle w:val="Heading3"/>
        <w:numPr>
          <w:ilvl w:val="0"/>
          <w:numId w:val="51"/>
        </w:numPr>
      </w:pPr>
      <w:r>
        <w:rPr>
          <w:noProof/>
        </w:rPr>
        <mc:AlternateContent>
          <mc:Choice Requires="wps">
            <w:drawing>
              <wp:anchor distT="0" distB="0" distL="114300" distR="114300" simplePos="0" relativeHeight="251672617" behindDoc="0" locked="0" layoutInCell="1" allowOverlap="1" wp14:anchorId="3CD0E6C7" wp14:editId="440B9928">
                <wp:simplePos x="0" y="0"/>
                <wp:positionH relativeFrom="column">
                  <wp:posOffset>-574040</wp:posOffset>
                </wp:positionH>
                <wp:positionV relativeFrom="paragraph">
                  <wp:posOffset>3358515</wp:posOffset>
                </wp:positionV>
                <wp:extent cx="7091680" cy="635"/>
                <wp:effectExtent l="0" t="0" r="0" b="0"/>
                <wp:wrapSquare wrapText="bothSides"/>
                <wp:docPr id="74015508" name="Text Box 1"/>
                <wp:cNvGraphicFramePr/>
                <a:graphic xmlns:a="http://schemas.openxmlformats.org/drawingml/2006/main">
                  <a:graphicData uri="http://schemas.microsoft.com/office/word/2010/wordprocessingShape">
                    <wps:wsp>
                      <wps:cNvSpPr txBox="1"/>
                      <wps:spPr>
                        <a:xfrm>
                          <a:off x="0" y="0"/>
                          <a:ext cx="7091680" cy="635"/>
                        </a:xfrm>
                        <a:prstGeom prst="rect">
                          <a:avLst/>
                        </a:prstGeom>
                        <a:solidFill>
                          <a:prstClr val="white"/>
                        </a:solidFill>
                        <a:ln>
                          <a:noFill/>
                        </a:ln>
                      </wps:spPr>
                      <wps:txbx>
                        <w:txbxContent>
                          <w:p w14:paraId="18322B75" w14:textId="6CF3CEB6" w:rsidR="00916420" w:rsidRPr="00BB24B8" w:rsidRDefault="00916420" w:rsidP="00A445B6">
                            <w:pPr>
                              <w:pStyle w:val="Caption"/>
                              <w:rPr>
                                <w:noProof/>
                              </w:rPr>
                            </w:pPr>
                            <w:r>
                              <w:t xml:space="preserve">Figure </w:t>
                            </w:r>
                            <w:fldSimple w:instr=" SEQ Figure \* ARABIC ">
                              <w:ins w:id="107" w:author="Elvado Temgoua" w:date="2026-08-21T20:58:00Z" w16du:dateUtc="2026-08-21T19:58:00Z">
                                <w:r w:rsidR="008C4724">
                                  <w:rPr>
                                    <w:noProof/>
                                  </w:rPr>
                                  <w:t>40</w:t>
                                </w:r>
                              </w:ins>
                              <w:del w:id="108" w:author="Elvado Temgoua" w:date="2026-08-21T20:58:00Z" w16du:dateUtc="2026-08-21T19:58:00Z">
                                <w:r w:rsidDel="008C4724">
                                  <w:rPr>
                                    <w:noProof/>
                                  </w:rPr>
                                  <w:delText>39</w:delText>
                                </w:r>
                              </w:del>
                            </w:fldSimple>
                            <w:r>
                              <w:t xml:space="preserve"> Deployment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0E6C7" id="_x0000_s1067" type="#_x0000_t202" style="position:absolute;left:0;text-align:left;margin-left:-45.2pt;margin-top:264.45pt;width:558.4pt;height:.05pt;z-index:2516726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AGwIAAEA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" stroked="f">
                <v:textbox style="mso-fit-shape-to-text:t" inset="0,0,0,0">
                  <w:txbxContent>
                    <w:p w14:paraId="18322B75" w14:textId="6CF3CEB6" w:rsidR="00916420" w:rsidRPr="00BB24B8" w:rsidRDefault="00916420" w:rsidP="00A445B6">
                      <w:pPr>
                        <w:pStyle w:val="Caption"/>
                        <w:rPr>
                          <w:noProof/>
                        </w:rPr>
                      </w:pPr>
                      <w:r>
                        <w:t xml:space="preserve">Figure </w:t>
                      </w:r>
                      <w:fldSimple w:instr=" SEQ Figure \* ARABIC ">
                        <w:ins w:id="109" w:author="Elvado Temgoua" w:date="2026-08-21T20:58:00Z" w16du:dateUtc="2026-08-21T19:58:00Z">
                          <w:r w:rsidR="008C4724">
                            <w:rPr>
                              <w:noProof/>
                            </w:rPr>
                            <w:t>40</w:t>
                          </w:r>
                        </w:ins>
                        <w:del w:id="110" w:author="Elvado Temgoua" w:date="2026-08-21T20:58:00Z" w16du:dateUtc="2026-08-21T19:58:00Z">
                          <w:r w:rsidDel="008C4724">
                            <w:rPr>
                              <w:noProof/>
                            </w:rPr>
                            <w:delText>39</w:delText>
                          </w:r>
                        </w:del>
                      </w:fldSimple>
                      <w:r>
                        <w:t xml:space="preserve"> Deployment diagram</w:t>
                      </w:r>
                    </w:p>
                  </w:txbxContent>
                </v:textbox>
                <w10:wrap type="square"/>
              </v:shape>
            </w:pict>
          </mc:Fallback>
        </mc:AlternateContent>
      </w:r>
      <w:r>
        <w:rPr>
          <w:noProof/>
        </w:rPr>
        <w:drawing>
          <wp:anchor distT="0" distB="0" distL="114300" distR="114300" simplePos="0" relativeHeight="251670569" behindDoc="0" locked="0" layoutInCell="1" allowOverlap="1" wp14:anchorId="4B607F77" wp14:editId="231CE0DA">
            <wp:simplePos x="0" y="0"/>
            <wp:positionH relativeFrom="margin">
              <wp:align>center</wp:align>
            </wp:positionH>
            <wp:positionV relativeFrom="paragraph">
              <wp:posOffset>504825</wp:posOffset>
            </wp:positionV>
            <wp:extent cx="7091741" cy="2796540"/>
            <wp:effectExtent l="0" t="0" r="0" b="3810"/>
            <wp:wrapSquare wrapText="bothSides"/>
            <wp:docPr id="5195715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1573" name="Picture 519571573"/>
                    <pic:cNvPicPr/>
                  </pic:nvPicPr>
                  <pic:blipFill>
                    <a:blip r:embed="rId119">
                      <a:extLst>
                        <a:ext uri="{28A0092B-C50C-407E-A947-70E740481C1C}">
                          <a14:useLocalDpi xmlns:a14="http://schemas.microsoft.com/office/drawing/2010/main" val="0"/>
                        </a:ext>
                      </a:extLst>
                    </a:blip>
                    <a:stretch>
                      <a:fillRect/>
                    </a:stretch>
                  </pic:blipFill>
                  <pic:spPr>
                    <a:xfrm>
                      <a:off x="0" y="0"/>
                      <a:ext cx="7091741" cy="2796540"/>
                    </a:xfrm>
                    <a:prstGeom prst="rect">
                      <a:avLst/>
                    </a:prstGeom>
                  </pic:spPr>
                </pic:pic>
              </a:graphicData>
            </a:graphic>
          </wp:anchor>
        </w:drawing>
      </w:r>
      <w:r>
        <w:t>Deployment diagram</w:t>
      </w:r>
    </w:p>
    <w:p w14:paraId="477D0344" w14:textId="6C53E76D" w:rsidR="00916420" w:rsidRDefault="00916420" w:rsidP="00916420"/>
    <w:p w14:paraId="21C657B8" w14:textId="1942703B" w:rsidR="00A9145F" w:rsidRDefault="00A9145F" w:rsidP="00A9145F">
      <w:pPr>
        <w:pStyle w:val="Heading1"/>
        <w:numPr>
          <w:ilvl w:val="1"/>
          <w:numId w:val="17"/>
        </w:numPr>
      </w:pPr>
      <w:r>
        <w:t>TECHNICAL CHOICES</w:t>
      </w:r>
    </w:p>
    <w:p w14:paraId="3D68026F" w14:textId="3312795A" w:rsidR="00673097" w:rsidRDefault="00673097" w:rsidP="000047EC">
      <w:pPr>
        <w:spacing w:before="100" w:beforeAutospacing="1" w:after="100" w:afterAutospacing="1" w:line="360" w:lineRule="auto"/>
        <w:ind w:firstLine="720"/>
        <w:jc w:val="left"/>
        <w:rPr>
          <w:rFonts w:eastAsia="Times New Roman" w:cs="Times New Roman"/>
          <w:kern w:val="0"/>
          <w14:ligatures w14:val="none"/>
        </w:rPr>
      </w:pPr>
      <w:r w:rsidRPr="00A445B6">
        <w:rPr>
          <w:rFonts w:eastAsia="Times New Roman" w:cs="Times New Roman"/>
          <w:kern w:val="0"/>
          <w14:ligatures w14:val="none"/>
        </w:rPr>
        <w:t>A development tool is a hardware or software that supports the heartbeat implementation of software application that's used to create, debug, maintain, or otherwise support other programs and applications.</w:t>
      </w:r>
    </w:p>
    <w:p w14:paraId="702DC939" w14:textId="581BC96B" w:rsidR="000047EC" w:rsidRDefault="000047EC" w:rsidP="000047EC">
      <w:pPr>
        <w:pStyle w:val="Heading2"/>
        <w:rPr>
          <w:rFonts w:eastAsia="Times New Roman"/>
        </w:rPr>
      </w:pPr>
      <w:r>
        <w:rPr>
          <w:rFonts w:eastAsia="Times New Roman"/>
        </w:rPr>
        <w:lastRenderedPageBreak/>
        <w:tab/>
        <w:t>Material used for the development of our platform</w:t>
      </w:r>
    </w:p>
    <w:p w14:paraId="76DC0EA1" w14:textId="1F6C9D4D" w:rsidR="00BB2E42" w:rsidRDefault="00BB2E42" w:rsidP="00BB2E42">
      <w:pPr>
        <w:pStyle w:val="Heading3"/>
        <w:numPr>
          <w:ilvl w:val="0"/>
          <w:numId w:val="52"/>
        </w:numPr>
      </w:pPr>
      <w:r>
        <w:t>Hardware</w:t>
      </w:r>
    </w:p>
    <w:tbl>
      <w:tblPr>
        <w:tblStyle w:val="GridTable4-Accent2"/>
        <w:tblW w:w="0" w:type="auto"/>
        <w:tblLook w:val="04A0" w:firstRow="1" w:lastRow="0" w:firstColumn="1" w:lastColumn="0" w:noHBand="0" w:noVBand="1"/>
      </w:tblPr>
      <w:tblGrid>
        <w:gridCol w:w="1403"/>
        <w:gridCol w:w="1137"/>
        <w:gridCol w:w="4314"/>
        <w:gridCol w:w="2496"/>
      </w:tblGrid>
      <w:tr w:rsidR="00BB2E42" w:rsidRPr="00BB2E42" w14:paraId="4CFF0945" w14:textId="77777777" w:rsidTr="00A44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DDD20" w14:textId="77777777" w:rsidR="00BB2E42" w:rsidRPr="00BB2E42" w:rsidRDefault="00BB2E42" w:rsidP="00A445B6">
            <w:pPr>
              <w:spacing w:after="160" w:line="278" w:lineRule="auto"/>
              <w:jc w:val="center"/>
            </w:pPr>
            <w:r w:rsidRPr="00BB2E42">
              <w:t>Material</w:t>
            </w:r>
          </w:p>
        </w:tc>
        <w:tc>
          <w:tcPr>
            <w:tcW w:w="0" w:type="auto"/>
            <w:hideMark/>
          </w:tcPr>
          <w:p w14:paraId="1BF8E793" w14:textId="77777777" w:rsidR="00BB2E42" w:rsidRPr="00BB2E42" w:rsidRDefault="00BB2E42" w:rsidP="00A445B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B2E42">
              <w:t>Quantity</w:t>
            </w:r>
          </w:p>
        </w:tc>
        <w:tc>
          <w:tcPr>
            <w:tcW w:w="0" w:type="auto"/>
            <w:hideMark/>
          </w:tcPr>
          <w:p w14:paraId="36D8A8CD" w14:textId="77777777" w:rsidR="00BB2E42" w:rsidRPr="00BB2E42" w:rsidRDefault="00BB2E42" w:rsidP="00A445B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B2E42">
              <w:t>Function</w:t>
            </w:r>
          </w:p>
        </w:tc>
        <w:tc>
          <w:tcPr>
            <w:tcW w:w="0" w:type="auto"/>
            <w:hideMark/>
          </w:tcPr>
          <w:p w14:paraId="30D0955E" w14:textId="77777777" w:rsidR="00BB2E42" w:rsidRPr="00BB2E42" w:rsidRDefault="00BB2E42" w:rsidP="00A445B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BB2E42">
              <w:t>Image</w:t>
            </w:r>
          </w:p>
        </w:tc>
      </w:tr>
      <w:tr w:rsidR="00BB2E42" w:rsidRPr="00BB2E42" w14:paraId="7A5663A4" w14:textId="77777777" w:rsidTr="00A445B6">
        <w:trPr>
          <w:cnfStyle w:val="000000100000" w:firstRow="0" w:lastRow="0" w:firstColumn="0" w:lastColumn="0" w:oddVBand="0" w:evenVBand="0" w:oddHBand="1" w:evenHBand="0" w:firstRowFirstColumn="0" w:firstRowLastColumn="0" w:lastRowFirstColumn="0" w:lastRowLastColumn="0"/>
          <w:trHeight w:val="1754"/>
        </w:trPr>
        <w:tc>
          <w:tcPr>
            <w:cnfStyle w:val="001000000000" w:firstRow="0" w:lastRow="0" w:firstColumn="1" w:lastColumn="0" w:oddVBand="0" w:evenVBand="0" w:oddHBand="0" w:evenHBand="0" w:firstRowFirstColumn="0" w:firstRowLastColumn="0" w:lastRowFirstColumn="0" w:lastRowLastColumn="0"/>
            <w:tcW w:w="0" w:type="auto"/>
            <w:hideMark/>
          </w:tcPr>
          <w:p w14:paraId="6F1378E6" w14:textId="77777777" w:rsidR="00BB2E42" w:rsidRPr="00BB2E42" w:rsidRDefault="00BB2E42" w:rsidP="00A445B6">
            <w:pPr>
              <w:spacing w:after="160" w:line="278" w:lineRule="auto"/>
              <w:jc w:val="left"/>
            </w:pPr>
            <w:r w:rsidRPr="00BB2E42">
              <w:t>HP Victus Laptop</w:t>
            </w:r>
          </w:p>
        </w:tc>
        <w:tc>
          <w:tcPr>
            <w:tcW w:w="0" w:type="auto"/>
            <w:hideMark/>
          </w:tcPr>
          <w:p w14:paraId="591211C7" w14:textId="77777777" w:rsidR="00BB2E42" w:rsidRPr="00BB2E42" w:rsidRDefault="00BB2E42" w:rsidP="00A445B6">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BB2E42">
              <w:t>1</w:t>
            </w:r>
          </w:p>
        </w:tc>
        <w:tc>
          <w:tcPr>
            <w:tcW w:w="0" w:type="auto"/>
            <w:hideMark/>
          </w:tcPr>
          <w:p w14:paraId="2540F3CF" w14:textId="77777777" w:rsidR="00BB2E42" w:rsidRPr="00BB2E42" w:rsidRDefault="00BB2E42" w:rsidP="00A445B6">
            <w:pPr>
              <w:spacing w:after="160" w:line="360" w:lineRule="auto"/>
              <w:jc w:val="left"/>
              <w:cnfStyle w:val="000000100000" w:firstRow="0" w:lastRow="0" w:firstColumn="0" w:lastColumn="0" w:oddVBand="0" w:evenVBand="0" w:oddHBand="1" w:evenHBand="0" w:firstRowFirstColumn="0" w:firstRowLastColumn="0" w:lastRowFirstColumn="0" w:lastRowLastColumn="0"/>
            </w:pPr>
            <w:r w:rsidRPr="00BB2E42">
              <w:t>Used for software development, programming, system analysis, testing, and documentation of the ERP.</w:t>
            </w:r>
          </w:p>
        </w:tc>
        <w:tc>
          <w:tcPr>
            <w:tcW w:w="0" w:type="auto"/>
            <w:hideMark/>
          </w:tcPr>
          <w:p w14:paraId="47D610FC" w14:textId="4550AAFB" w:rsidR="00BB2E42" w:rsidRPr="00BB2E42" w:rsidRDefault="007803EA" w:rsidP="00A445B6">
            <w:pPr>
              <w:spacing w:after="160" w:line="278" w:lineRule="auto"/>
              <w:jc w:val="lef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34456E2" wp14:editId="68317E5B">
                  <wp:extent cx="1447800" cy="1229444"/>
                  <wp:effectExtent l="0" t="0" r="0" b="8890"/>
                  <wp:docPr id="1068626676" name="Picture 40" descr="HP Victus 15 Intel Laptop | HP® Official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 Victus 15 Intel Laptop | HP® Official Sit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60732" cy="1240426"/>
                          </a:xfrm>
                          <a:prstGeom prst="rect">
                            <a:avLst/>
                          </a:prstGeom>
                          <a:noFill/>
                          <a:ln>
                            <a:noFill/>
                          </a:ln>
                        </pic:spPr>
                      </pic:pic>
                    </a:graphicData>
                  </a:graphic>
                </wp:inline>
              </w:drawing>
            </w:r>
          </w:p>
        </w:tc>
      </w:tr>
    </w:tbl>
    <w:p w14:paraId="0B02AACA" w14:textId="3CF83E6F" w:rsidR="00A9145F" w:rsidRDefault="007803EA" w:rsidP="007803EA">
      <w:pPr>
        <w:pStyle w:val="Heading3"/>
        <w:numPr>
          <w:ilvl w:val="0"/>
          <w:numId w:val="52"/>
        </w:numPr>
      </w:pPr>
      <w:r>
        <w:t>Software</w:t>
      </w:r>
    </w:p>
    <w:tbl>
      <w:tblPr>
        <w:tblStyle w:val="GridTable4-Accent2"/>
        <w:tblW w:w="0" w:type="auto"/>
        <w:tblLook w:val="04A0" w:firstRow="1" w:lastRow="0" w:firstColumn="1" w:lastColumn="0" w:noHBand="0" w:noVBand="1"/>
      </w:tblPr>
      <w:tblGrid>
        <w:gridCol w:w="1757"/>
        <w:gridCol w:w="5427"/>
        <w:gridCol w:w="2166"/>
      </w:tblGrid>
      <w:tr w:rsidR="00704C0B" w:rsidRPr="00704C0B" w14:paraId="73F6ECC7" w14:textId="77777777" w:rsidTr="00A445B6">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68A5706" w14:textId="4669BE51" w:rsidR="00704C0B" w:rsidRPr="00704C0B" w:rsidRDefault="00704C0B" w:rsidP="00A445B6">
            <w:pPr>
              <w:spacing w:after="160" w:line="278" w:lineRule="auto"/>
              <w:jc w:val="center"/>
            </w:pPr>
            <w:r w:rsidRPr="00704C0B">
              <w:t xml:space="preserve">Software </w:t>
            </w:r>
          </w:p>
        </w:tc>
        <w:tc>
          <w:tcPr>
            <w:tcW w:w="0" w:type="auto"/>
            <w:hideMark/>
          </w:tcPr>
          <w:p w14:paraId="043934A9" w14:textId="77777777" w:rsidR="00704C0B" w:rsidRPr="00704C0B" w:rsidRDefault="00704C0B" w:rsidP="00A445B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04C0B">
              <w:t>Role</w:t>
            </w:r>
          </w:p>
        </w:tc>
        <w:tc>
          <w:tcPr>
            <w:tcW w:w="0" w:type="auto"/>
            <w:hideMark/>
          </w:tcPr>
          <w:p w14:paraId="21A5E2B5" w14:textId="396A1E4E" w:rsidR="00704C0B" w:rsidRPr="00704C0B" w:rsidRDefault="00704C0B" w:rsidP="00A445B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04C0B">
              <w:t>Image</w:t>
            </w:r>
          </w:p>
        </w:tc>
      </w:tr>
      <w:tr w:rsidR="00704C0B" w:rsidRPr="00704C0B" w14:paraId="4B79ACA7" w14:textId="77777777" w:rsidTr="00A44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682E1" w14:textId="77777777" w:rsidR="00704C0B" w:rsidRPr="00704C0B" w:rsidRDefault="00704C0B" w:rsidP="00704C0B">
            <w:pPr>
              <w:spacing w:after="160" w:line="278" w:lineRule="auto"/>
            </w:pPr>
            <w:r w:rsidRPr="00704C0B">
              <w:t>React.js</w:t>
            </w:r>
          </w:p>
        </w:tc>
        <w:tc>
          <w:tcPr>
            <w:tcW w:w="0" w:type="auto"/>
            <w:hideMark/>
          </w:tcPr>
          <w:p w14:paraId="4037E3DB" w14:textId="77777777" w:rsidR="00704C0B" w:rsidRPr="00704C0B" w:rsidRDefault="00704C0B" w:rsidP="00704C0B">
            <w:pPr>
              <w:spacing w:after="160" w:line="278" w:lineRule="auto"/>
              <w:cnfStyle w:val="000000100000" w:firstRow="0" w:lastRow="0" w:firstColumn="0" w:lastColumn="0" w:oddVBand="0" w:evenVBand="0" w:oddHBand="1" w:evenHBand="0" w:firstRowFirstColumn="0" w:firstRowLastColumn="0" w:lastRowFirstColumn="0" w:lastRowLastColumn="0"/>
            </w:pPr>
            <w:r w:rsidRPr="00704C0B">
              <w:t>Development of the ERP front-end user interface.</w:t>
            </w:r>
          </w:p>
        </w:tc>
        <w:tc>
          <w:tcPr>
            <w:tcW w:w="0" w:type="auto"/>
            <w:hideMark/>
          </w:tcPr>
          <w:p w14:paraId="3B2D1489" w14:textId="3A2699A1" w:rsidR="00704C0B" w:rsidRPr="00704C0B" w:rsidRDefault="00E1576D" w:rsidP="00704C0B">
            <w:pPr>
              <w:spacing w:after="160" w:line="278"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B4D0147" wp14:editId="6C216392">
                  <wp:extent cx="975360" cy="876506"/>
                  <wp:effectExtent l="0" t="0" r="0" b="0"/>
                  <wp:docPr id="4729819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982757" cy="883154"/>
                          </a:xfrm>
                          <a:prstGeom prst="rect">
                            <a:avLst/>
                          </a:prstGeom>
                          <a:noFill/>
                          <a:ln>
                            <a:noFill/>
                          </a:ln>
                        </pic:spPr>
                      </pic:pic>
                    </a:graphicData>
                  </a:graphic>
                </wp:inline>
              </w:drawing>
            </w:r>
          </w:p>
        </w:tc>
      </w:tr>
      <w:tr w:rsidR="00704C0B" w:rsidRPr="00704C0B" w14:paraId="40D55BBF" w14:textId="77777777" w:rsidTr="00A445B6">
        <w:tc>
          <w:tcPr>
            <w:cnfStyle w:val="001000000000" w:firstRow="0" w:lastRow="0" w:firstColumn="1" w:lastColumn="0" w:oddVBand="0" w:evenVBand="0" w:oddHBand="0" w:evenHBand="0" w:firstRowFirstColumn="0" w:firstRowLastColumn="0" w:lastRowFirstColumn="0" w:lastRowLastColumn="0"/>
            <w:tcW w:w="0" w:type="auto"/>
            <w:hideMark/>
          </w:tcPr>
          <w:p w14:paraId="15E15731" w14:textId="77777777" w:rsidR="00704C0B" w:rsidRPr="00704C0B" w:rsidRDefault="00704C0B" w:rsidP="00704C0B">
            <w:pPr>
              <w:spacing w:after="160" w:line="278" w:lineRule="auto"/>
            </w:pPr>
            <w:r w:rsidRPr="00704C0B">
              <w:t>Laravel / PHP</w:t>
            </w:r>
          </w:p>
        </w:tc>
        <w:tc>
          <w:tcPr>
            <w:tcW w:w="0" w:type="auto"/>
            <w:hideMark/>
          </w:tcPr>
          <w:p w14:paraId="00DAA216" w14:textId="77777777" w:rsidR="00704C0B" w:rsidRPr="00704C0B" w:rsidRDefault="00704C0B" w:rsidP="00704C0B">
            <w:pPr>
              <w:spacing w:after="160" w:line="278" w:lineRule="auto"/>
              <w:cnfStyle w:val="000000000000" w:firstRow="0" w:lastRow="0" w:firstColumn="0" w:lastColumn="0" w:oddVBand="0" w:evenVBand="0" w:oddHBand="0" w:evenHBand="0" w:firstRowFirstColumn="0" w:firstRowLastColumn="0" w:lastRowFirstColumn="0" w:lastRowLastColumn="0"/>
            </w:pPr>
            <w:r w:rsidRPr="00704C0B">
              <w:t>Development of the back-end and application logic.</w:t>
            </w:r>
          </w:p>
        </w:tc>
        <w:tc>
          <w:tcPr>
            <w:tcW w:w="0" w:type="auto"/>
            <w:hideMark/>
          </w:tcPr>
          <w:p w14:paraId="5E88CAB5" w14:textId="71E1DE6B" w:rsidR="00704C0B" w:rsidRPr="00704C0B" w:rsidRDefault="00E1576D" w:rsidP="00704C0B">
            <w:pPr>
              <w:spacing w:after="160" w:line="278"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464E5F4" wp14:editId="0E87ADC3">
                  <wp:extent cx="1211580" cy="1260221"/>
                  <wp:effectExtent l="0" t="0" r="7620" b="0"/>
                  <wp:docPr id="1560476699" name="Picture 42" descr="Larav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ravel - Wikipedia"/>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223122" cy="1272227"/>
                          </a:xfrm>
                          <a:prstGeom prst="rect">
                            <a:avLst/>
                          </a:prstGeom>
                          <a:noFill/>
                          <a:ln>
                            <a:noFill/>
                          </a:ln>
                        </pic:spPr>
                      </pic:pic>
                    </a:graphicData>
                  </a:graphic>
                </wp:inline>
              </w:drawing>
            </w:r>
          </w:p>
        </w:tc>
      </w:tr>
      <w:tr w:rsidR="00704C0B" w:rsidRPr="00704C0B" w14:paraId="6B3BDBA0" w14:textId="77777777" w:rsidTr="00A44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D7318" w14:textId="77777777" w:rsidR="00704C0B" w:rsidRPr="00704C0B" w:rsidRDefault="00704C0B" w:rsidP="00704C0B">
            <w:pPr>
              <w:spacing w:after="160" w:line="278" w:lineRule="auto"/>
            </w:pPr>
            <w:r w:rsidRPr="00704C0B">
              <w:t>PostgreSQL</w:t>
            </w:r>
          </w:p>
        </w:tc>
        <w:tc>
          <w:tcPr>
            <w:tcW w:w="0" w:type="auto"/>
            <w:hideMark/>
          </w:tcPr>
          <w:p w14:paraId="6EA54F36" w14:textId="77777777" w:rsidR="00704C0B" w:rsidRPr="00704C0B" w:rsidRDefault="00704C0B" w:rsidP="00704C0B">
            <w:pPr>
              <w:spacing w:after="160" w:line="278" w:lineRule="auto"/>
              <w:cnfStyle w:val="000000100000" w:firstRow="0" w:lastRow="0" w:firstColumn="0" w:lastColumn="0" w:oddVBand="0" w:evenVBand="0" w:oddHBand="1" w:evenHBand="0" w:firstRowFirstColumn="0" w:firstRowLastColumn="0" w:lastRowFirstColumn="0" w:lastRowLastColumn="0"/>
            </w:pPr>
            <w:r w:rsidRPr="00704C0B">
              <w:t>Database management and storage of ERP data.</w:t>
            </w:r>
          </w:p>
        </w:tc>
        <w:tc>
          <w:tcPr>
            <w:tcW w:w="0" w:type="auto"/>
            <w:hideMark/>
          </w:tcPr>
          <w:p w14:paraId="56DCAF3F" w14:textId="7FD34DAD" w:rsidR="00704C0B" w:rsidRPr="00704C0B" w:rsidRDefault="00430C4D" w:rsidP="00704C0B">
            <w:pPr>
              <w:spacing w:after="160" w:line="278"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FA4EFD2" wp14:editId="7FA06296">
                  <wp:extent cx="1211580" cy="1254296"/>
                  <wp:effectExtent l="0" t="0" r="7620" b="3175"/>
                  <wp:docPr id="1659745862" name="Picture 43" descr="PostgreSQ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stgreSQL - Wikipedia"/>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27299" cy="1270569"/>
                          </a:xfrm>
                          <a:prstGeom prst="rect">
                            <a:avLst/>
                          </a:prstGeom>
                          <a:noFill/>
                          <a:ln>
                            <a:noFill/>
                          </a:ln>
                        </pic:spPr>
                      </pic:pic>
                    </a:graphicData>
                  </a:graphic>
                </wp:inline>
              </w:drawing>
            </w:r>
          </w:p>
        </w:tc>
      </w:tr>
      <w:tr w:rsidR="00704C0B" w:rsidRPr="00704C0B" w14:paraId="69A24EDE" w14:textId="77777777" w:rsidTr="00A445B6">
        <w:tc>
          <w:tcPr>
            <w:cnfStyle w:val="001000000000" w:firstRow="0" w:lastRow="0" w:firstColumn="1" w:lastColumn="0" w:oddVBand="0" w:evenVBand="0" w:oddHBand="0" w:evenHBand="0" w:firstRowFirstColumn="0" w:firstRowLastColumn="0" w:lastRowFirstColumn="0" w:lastRowLastColumn="0"/>
            <w:tcW w:w="0" w:type="auto"/>
            <w:hideMark/>
          </w:tcPr>
          <w:p w14:paraId="72657DDC" w14:textId="77777777" w:rsidR="00704C0B" w:rsidRPr="00704C0B" w:rsidRDefault="00704C0B" w:rsidP="00704C0B">
            <w:pPr>
              <w:spacing w:after="160" w:line="278" w:lineRule="auto"/>
            </w:pPr>
            <w:r w:rsidRPr="00704C0B">
              <w:t>Visual Paradigm</w:t>
            </w:r>
          </w:p>
        </w:tc>
        <w:tc>
          <w:tcPr>
            <w:tcW w:w="0" w:type="auto"/>
            <w:hideMark/>
          </w:tcPr>
          <w:p w14:paraId="3A9A6120" w14:textId="77777777" w:rsidR="00704C0B" w:rsidRPr="00704C0B" w:rsidRDefault="00704C0B" w:rsidP="00704C0B">
            <w:pPr>
              <w:spacing w:after="160" w:line="278" w:lineRule="auto"/>
              <w:cnfStyle w:val="000000000000" w:firstRow="0" w:lastRow="0" w:firstColumn="0" w:lastColumn="0" w:oddVBand="0" w:evenVBand="0" w:oddHBand="0" w:evenHBand="0" w:firstRowFirstColumn="0" w:firstRowLastColumn="0" w:lastRowFirstColumn="0" w:lastRowLastColumn="0"/>
            </w:pPr>
            <w:r w:rsidRPr="00704C0B">
              <w:t>Design and modeling of UML diagrams.</w:t>
            </w:r>
          </w:p>
        </w:tc>
        <w:tc>
          <w:tcPr>
            <w:tcW w:w="0" w:type="auto"/>
            <w:hideMark/>
          </w:tcPr>
          <w:p w14:paraId="4F8CDA5F" w14:textId="4E3855A0" w:rsidR="00704C0B" w:rsidRPr="00704C0B" w:rsidRDefault="00430C4D" w:rsidP="00704C0B">
            <w:pPr>
              <w:spacing w:after="160" w:line="278"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12F89D4" wp14:editId="7CABE7DD">
                  <wp:extent cx="967740" cy="967740"/>
                  <wp:effectExtent l="0" t="0" r="3810" b="3810"/>
                  <wp:docPr id="795006377" name="Picture 44" descr="Discuss the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uss the Visual Paradigm"/>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p>
        </w:tc>
      </w:tr>
      <w:tr w:rsidR="00704C0B" w:rsidRPr="00704C0B" w14:paraId="11D6C748" w14:textId="77777777" w:rsidTr="00A44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88B1E" w14:textId="77777777" w:rsidR="00704C0B" w:rsidRPr="00704C0B" w:rsidRDefault="00704C0B" w:rsidP="00704C0B">
            <w:pPr>
              <w:spacing w:after="160" w:line="278" w:lineRule="auto"/>
            </w:pPr>
            <w:proofErr w:type="spellStart"/>
            <w:r w:rsidRPr="00704C0B">
              <w:lastRenderedPageBreak/>
              <w:t>PhpStorm</w:t>
            </w:r>
            <w:proofErr w:type="spellEnd"/>
          </w:p>
        </w:tc>
        <w:tc>
          <w:tcPr>
            <w:tcW w:w="0" w:type="auto"/>
            <w:hideMark/>
          </w:tcPr>
          <w:p w14:paraId="4CBDCA06" w14:textId="77777777" w:rsidR="00704C0B" w:rsidRPr="00704C0B" w:rsidRDefault="00704C0B" w:rsidP="00704C0B">
            <w:pPr>
              <w:spacing w:after="160" w:line="278" w:lineRule="auto"/>
              <w:cnfStyle w:val="000000100000" w:firstRow="0" w:lastRow="0" w:firstColumn="0" w:lastColumn="0" w:oddVBand="0" w:evenVBand="0" w:oddHBand="1" w:evenHBand="0" w:firstRowFirstColumn="0" w:firstRowLastColumn="0" w:lastRowFirstColumn="0" w:lastRowLastColumn="0"/>
            </w:pPr>
            <w:r w:rsidRPr="00704C0B">
              <w:t>Integrated development environment used for coding and project management.</w:t>
            </w:r>
          </w:p>
        </w:tc>
        <w:tc>
          <w:tcPr>
            <w:tcW w:w="0" w:type="auto"/>
            <w:hideMark/>
          </w:tcPr>
          <w:p w14:paraId="27FC3700" w14:textId="1B2AC953" w:rsidR="00704C0B" w:rsidRPr="00704C0B" w:rsidRDefault="00AB1491" w:rsidP="00704C0B">
            <w:pPr>
              <w:spacing w:after="160" w:line="278"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6892EAEA" wp14:editId="441067C8">
                  <wp:extent cx="1127760" cy="1127760"/>
                  <wp:effectExtent l="0" t="0" r="0" b="0"/>
                  <wp:docPr id="13619195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tc>
      </w:tr>
      <w:tr w:rsidR="00704C0B" w:rsidRPr="00704C0B" w14:paraId="1F024D84" w14:textId="77777777" w:rsidTr="00A445B6">
        <w:tc>
          <w:tcPr>
            <w:cnfStyle w:val="001000000000" w:firstRow="0" w:lastRow="0" w:firstColumn="1" w:lastColumn="0" w:oddVBand="0" w:evenVBand="0" w:oddHBand="0" w:evenHBand="0" w:firstRowFirstColumn="0" w:firstRowLastColumn="0" w:lastRowFirstColumn="0" w:lastRowLastColumn="0"/>
            <w:tcW w:w="0" w:type="auto"/>
            <w:hideMark/>
          </w:tcPr>
          <w:p w14:paraId="77A7C52F" w14:textId="77777777" w:rsidR="00704C0B" w:rsidRPr="00704C0B" w:rsidRDefault="00704C0B" w:rsidP="00704C0B">
            <w:pPr>
              <w:spacing w:after="160" w:line="278" w:lineRule="auto"/>
            </w:pPr>
            <w:r w:rsidRPr="00704C0B">
              <w:t>Windows 11</w:t>
            </w:r>
          </w:p>
        </w:tc>
        <w:tc>
          <w:tcPr>
            <w:tcW w:w="0" w:type="auto"/>
            <w:hideMark/>
          </w:tcPr>
          <w:p w14:paraId="7A448678" w14:textId="77777777" w:rsidR="00704C0B" w:rsidRPr="00704C0B" w:rsidRDefault="00704C0B" w:rsidP="00704C0B">
            <w:pPr>
              <w:spacing w:after="160" w:line="278" w:lineRule="auto"/>
              <w:cnfStyle w:val="000000000000" w:firstRow="0" w:lastRow="0" w:firstColumn="0" w:lastColumn="0" w:oddVBand="0" w:evenVBand="0" w:oddHBand="0" w:evenHBand="0" w:firstRowFirstColumn="0" w:firstRowLastColumn="0" w:lastRowFirstColumn="0" w:lastRowLastColumn="0"/>
            </w:pPr>
            <w:r w:rsidRPr="00704C0B">
              <w:t>Operating system used as the development environment.</w:t>
            </w:r>
          </w:p>
        </w:tc>
        <w:tc>
          <w:tcPr>
            <w:tcW w:w="0" w:type="auto"/>
            <w:hideMark/>
          </w:tcPr>
          <w:p w14:paraId="31E7A71A" w14:textId="30FB384C" w:rsidR="00704C0B" w:rsidRPr="00704C0B" w:rsidRDefault="00D409D9" w:rsidP="00704C0B">
            <w:pPr>
              <w:spacing w:after="160" w:line="278"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58DFE5" wp14:editId="690E99D9">
                  <wp:extent cx="1234440" cy="1234440"/>
                  <wp:effectExtent l="0" t="0" r="3810" b="3810"/>
                  <wp:docPr id="1062874592" name="Picture 46" descr="Windows 11 Logo isolated editorial photography. Illustration of font - 4075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ndows 11 Logo isolated editorial photography. Illustration of font - 40757517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inline>
              </w:drawing>
            </w:r>
          </w:p>
        </w:tc>
      </w:tr>
      <w:tr w:rsidR="00704C0B" w:rsidRPr="00704C0B" w14:paraId="3E6D659A" w14:textId="77777777" w:rsidTr="00A44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475DA" w14:textId="77777777" w:rsidR="00704C0B" w:rsidRPr="00704C0B" w:rsidRDefault="00704C0B" w:rsidP="00704C0B">
            <w:pPr>
              <w:spacing w:after="160" w:line="278" w:lineRule="auto"/>
            </w:pPr>
            <w:r w:rsidRPr="00704C0B">
              <w:t>GitHub</w:t>
            </w:r>
          </w:p>
        </w:tc>
        <w:tc>
          <w:tcPr>
            <w:tcW w:w="0" w:type="auto"/>
            <w:hideMark/>
          </w:tcPr>
          <w:p w14:paraId="470A0F2D" w14:textId="77777777" w:rsidR="00704C0B" w:rsidRPr="00704C0B" w:rsidRDefault="00704C0B" w:rsidP="00704C0B">
            <w:pPr>
              <w:spacing w:after="160" w:line="278" w:lineRule="auto"/>
              <w:cnfStyle w:val="000000100000" w:firstRow="0" w:lastRow="0" w:firstColumn="0" w:lastColumn="0" w:oddVBand="0" w:evenVBand="0" w:oddHBand="1" w:evenHBand="0" w:firstRowFirstColumn="0" w:firstRowLastColumn="0" w:lastRowFirstColumn="0" w:lastRowLastColumn="0"/>
            </w:pPr>
            <w:r w:rsidRPr="00704C0B">
              <w:t>Version control and hosting of the project's source code.</w:t>
            </w:r>
          </w:p>
        </w:tc>
        <w:tc>
          <w:tcPr>
            <w:tcW w:w="0" w:type="auto"/>
            <w:hideMark/>
          </w:tcPr>
          <w:p w14:paraId="67F50929" w14:textId="330EF86A" w:rsidR="00704C0B" w:rsidRPr="00704C0B" w:rsidRDefault="00D409D9" w:rsidP="00704C0B">
            <w:pPr>
              <w:spacing w:after="160" w:line="278" w:lineRule="auto"/>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32853DB" wp14:editId="33CF41ED">
                  <wp:extent cx="1234251" cy="693233"/>
                  <wp:effectExtent l="0" t="0" r="4445" b="0"/>
                  <wp:docPr id="794768003" name="Picture 47" descr="Qu'est-ce que GitHub et comment fonctionne-t-il ? - Développement Programmation - Desse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est-ce que GitHub et comment fonctionne-t-il ? - Développement Programmation - Dessein-Tech"/>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253082" cy="703810"/>
                          </a:xfrm>
                          <a:prstGeom prst="rect">
                            <a:avLst/>
                          </a:prstGeom>
                          <a:noFill/>
                          <a:ln>
                            <a:noFill/>
                          </a:ln>
                        </pic:spPr>
                      </pic:pic>
                    </a:graphicData>
                  </a:graphic>
                </wp:inline>
              </w:drawing>
            </w:r>
          </w:p>
        </w:tc>
      </w:tr>
      <w:tr w:rsidR="00A10F27" w:rsidRPr="00704C0B" w14:paraId="70E9EDC4" w14:textId="77777777" w:rsidTr="00704C0B">
        <w:tc>
          <w:tcPr>
            <w:cnfStyle w:val="001000000000" w:firstRow="0" w:lastRow="0" w:firstColumn="1" w:lastColumn="0" w:oddVBand="0" w:evenVBand="0" w:oddHBand="0" w:evenHBand="0" w:firstRowFirstColumn="0" w:firstRowLastColumn="0" w:lastRowFirstColumn="0" w:lastRowLastColumn="0"/>
            <w:tcW w:w="0" w:type="auto"/>
          </w:tcPr>
          <w:p w14:paraId="5EAFCE8A" w14:textId="47F27CAA" w:rsidR="00A10F27" w:rsidRPr="00704C0B" w:rsidRDefault="00A10F27" w:rsidP="00704C0B">
            <w:r>
              <w:t>Word</w:t>
            </w:r>
          </w:p>
        </w:tc>
        <w:tc>
          <w:tcPr>
            <w:tcW w:w="0" w:type="auto"/>
          </w:tcPr>
          <w:p w14:paraId="19937C8C" w14:textId="03402C33" w:rsidR="00A10F27" w:rsidRPr="00704C0B" w:rsidRDefault="00A10F27" w:rsidP="00704C0B">
            <w:pPr>
              <w:cnfStyle w:val="000000000000" w:firstRow="0" w:lastRow="0" w:firstColumn="0" w:lastColumn="0" w:oddVBand="0" w:evenVBand="0" w:oddHBand="0" w:evenHBand="0" w:firstRowFirstColumn="0" w:firstRowLastColumn="0" w:lastRowFirstColumn="0" w:lastRowLastColumn="0"/>
            </w:pPr>
            <w:r>
              <w:t>Typing and drafting the report</w:t>
            </w:r>
          </w:p>
        </w:tc>
        <w:tc>
          <w:tcPr>
            <w:tcW w:w="0" w:type="auto"/>
          </w:tcPr>
          <w:p w14:paraId="4A1DB65D" w14:textId="1302F6A0" w:rsidR="00A10F27" w:rsidRDefault="00CA6C07" w:rsidP="00704C0B">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11576E87" wp14:editId="567B6398">
                  <wp:extent cx="1219200" cy="1219200"/>
                  <wp:effectExtent l="0" t="0" r="0" b="0"/>
                  <wp:docPr id="101683239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2394" name="Picture 48"/>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1219200" cy="1219200"/>
                          </a:xfrm>
                          <a:prstGeom prst="rect">
                            <a:avLst/>
                          </a:prstGeom>
                          <a:noFill/>
                          <a:ln>
                            <a:noFill/>
                          </a:ln>
                        </pic:spPr>
                      </pic:pic>
                    </a:graphicData>
                  </a:graphic>
                </wp:inline>
              </w:drawing>
            </w:r>
          </w:p>
        </w:tc>
      </w:tr>
    </w:tbl>
    <w:p w14:paraId="6BED10AA" w14:textId="77052CE9" w:rsidR="00E9297C" w:rsidRDefault="00E9297C" w:rsidP="007803EA"/>
    <w:p w14:paraId="1C98EFD7" w14:textId="77777777" w:rsidR="00E9297C" w:rsidRDefault="00E9297C">
      <w:pPr>
        <w:jc w:val="left"/>
      </w:pPr>
      <w:r>
        <w:br w:type="page"/>
      </w:r>
    </w:p>
    <w:p w14:paraId="05966DF6" w14:textId="78EF0617" w:rsidR="007803EA" w:rsidRDefault="00E9297C" w:rsidP="00E9297C">
      <w:pPr>
        <w:pStyle w:val="Heading1"/>
      </w:pPr>
      <w:r>
        <w:lastRenderedPageBreak/>
        <w:t>CONCLUSION</w:t>
      </w:r>
    </w:p>
    <w:p w14:paraId="243C32CA" w14:textId="14F133CF" w:rsidR="000C20AA" w:rsidRDefault="00E9297C" w:rsidP="00E9297C">
      <w:pPr>
        <w:spacing w:line="360" w:lineRule="auto"/>
        <w:ind w:firstLine="720"/>
        <w:rPr>
          <w:ins w:id="111" w:author="Elvado Temgoua" w:date="2026-08-21T08:50:00Z" w16du:dateUtc="2026-08-21T07:50:00Z"/>
        </w:rPr>
      </w:pPr>
      <w:r w:rsidRPr="00E9297C">
        <w:t>In our realization phase, we set as objective to plane the different aspect of our system by showing how it will be structure and deployed within existing technical architectures. We began by considering the technical constraints for our system, after which we proceeded to identify the components of our system, how they are grouped together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our system.</w:t>
      </w:r>
    </w:p>
    <w:p w14:paraId="045D3BC8" w14:textId="77777777" w:rsidR="000C20AA" w:rsidRDefault="000C20AA">
      <w:pPr>
        <w:jc w:val="left"/>
        <w:rPr>
          <w:ins w:id="112" w:author="Elvado Temgoua" w:date="2026-08-21T08:50:00Z" w16du:dateUtc="2026-08-21T07:50:00Z"/>
        </w:rPr>
      </w:pPr>
      <w:ins w:id="113" w:author="Elvado Temgoua" w:date="2026-08-21T08:50:00Z" w16du:dateUtc="2026-08-21T07:50:00Z">
        <w:r>
          <w:br w:type="page"/>
        </w:r>
      </w:ins>
    </w:p>
    <w:p w14:paraId="7E4E17BA" w14:textId="67FE9B6D" w:rsidR="00E9297C" w:rsidRPr="00E9297C" w:rsidRDefault="000C20AA" w:rsidP="00E9297C">
      <w:pPr>
        <w:spacing w:line="360" w:lineRule="auto"/>
        <w:ind w:firstLine="720"/>
      </w:pPr>
      <w:ins w:id="114" w:author="Elvado Temgoua" w:date="2026-08-21T08:50:00Z" w16du:dateUtc="2026-08-21T07:50:00Z">
        <w:r>
          <w:rPr>
            <w:noProof/>
          </w:rPr>
          <w:lastRenderedPageBreak/>
          <mc:AlternateContent>
            <mc:Choice Requires="wps">
              <w:drawing>
                <wp:anchor distT="0" distB="0" distL="114300" distR="114300" simplePos="0" relativeHeight="251674665" behindDoc="0" locked="0" layoutInCell="1" allowOverlap="1" wp14:anchorId="2D9D8BA0" wp14:editId="32D178AC">
                  <wp:simplePos x="0" y="0"/>
                  <wp:positionH relativeFrom="margin">
                    <wp:align>center</wp:align>
                  </wp:positionH>
                  <wp:positionV relativeFrom="paragraph">
                    <wp:posOffset>2800350</wp:posOffset>
                  </wp:positionV>
                  <wp:extent cx="5215890" cy="2560320"/>
                  <wp:effectExtent l="0" t="19050" r="22860" b="87630"/>
                  <wp:wrapSquare wrapText="bothSides"/>
                  <wp:docPr id="111785054" name="Flowchart: Preparation 22"/>
                  <wp:cNvGraphicFramePr/>
                  <a:graphic xmlns:a="http://schemas.openxmlformats.org/drawingml/2006/main">
                    <a:graphicData uri="http://schemas.microsoft.com/office/word/2010/wordprocessingShape">
                      <wps:wsp>
                        <wps:cNvSpPr/>
                        <wps:spPr>
                          <a:xfrm>
                            <a:off x="0" y="0"/>
                            <a:ext cx="5215890" cy="2560320"/>
                          </a:xfrm>
                          <a:custGeom>
                            <a:avLst/>
                            <a:gdLst>
                              <a:gd name="csX0" fmla="*/ 0 w 5215890"/>
                              <a:gd name="csY0" fmla="*/ 1280160 h 2560320"/>
                              <a:gd name="csX1" fmla="*/ 1043178 w 5215890"/>
                              <a:gd name="csY1" fmla="*/ 0 h 2560320"/>
                              <a:gd name="csX2" fmla="*/ 4172712 w 5215890"/>
                              <a:gd name="csY2" fmla="*/ 0 h 2560320"/>
                              <a:gd name="csX3" fmla="*/ 5215890 w 5215890"/>
                              <a:gd name="csY3" fmla="*/ 1280160 h 2560320"/>
                              <a:gd name="csX4" fmla="*/ 4172712 w 5215890"/>
                              <a:gd name="csY4" fmla="*/ 2560320 h 2560320"/>
                              <a:gd name="csX5" fmla="*/ 1043178 w 5215890"/>
                              <a:gd name="csY5" fmla="*/ 2560320 h 2560320"/>
                              <a:gd name="csX6" fmla="*/ 0 w 5215890"/>
                              <a:gd name="csY6" fmla="*/ 1280160 h 256032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5215890" h="2560320" fill="none" extrusionOk="0">
                                <a:moveTo>
                                  <a:pt x="0" y="1280160"/>
                                </a:moveTo>
                                <a:cubicBezTo>
                                  <a:pt x="473513" y="657498"/>
                                  <a:pt x="664744" y="589474"/>
                                  <a:pt x="1043178" y="0"/>
                                </a:cubicBezTo>
                                <a:cubicBezTo>
                                  <a:pt x="2232152" y="-38581"/>
                                  <a:pt x="3143416" y="63341"/>
                                  <a:pt x="4172712" y="0"/>
                                </a:cubicBezTo>
                                <a:cubicBezTo>
                                  <a:pt x="4392135" y="277530"/>
                                  <a:pt x="5037513" y="864120"/>
                                  <a:pt x="5215890" y="1280160"/>
                                </a:cubicBezTo>
                                <a:cubicBezTo>
                                  <a:pt x="4959041" y="1671273"/>
                                  <a:pt x="4398208" y="2289865"/>
                                  <a:pt x="4172712" y="2560320"/>
                                </a:cubicBezTo>
                                <a:cubicBezTo>
                                  <a:pt x="3377897" y="2641302"/>
                                  <a:pt x="2080182" y="2632575"/>
                                  <a:pt x="1043178" y="2560320"/>
                                </a:cubicBezTo>
                                <a:cubicBezTo>
                                  <a:pt x="616424" y="2187028"/>
                                  <a:pt x="382950" y="1743974"/>
                                  <a:pt x="0" y="1280160"/>
                                </a:cubicBezTo>
                                <a:close/>
                              </a:path>
                              <a:path w="5215890" h="2560320" stroke="0" extrusionOk="0">
                                <a:moveTo>
                                  <a:pt x="0" y="1280160"/>
                                </a:moveTo>
                                <a:cubicBezTo>
                                  <a:pt x="541472" y="701828"/>
                                  <a:pt x="862674" y="197440"/>
                                  <a:pt x="1043178" y="0"/>
                                </a:cubicBezTo>
                                <a:cubicBezTo>
                                  <a:pt x="1864540" y="132882"/>
                                  <a:pt x="3833370" y="-84951"/>
                                  <a:pt x="4172712" y="0"/>
                                </a:cubicBezTo>
                                <a:cubicBezTo>
                                  <a:pt x="4390362" y="333651"/>
                                  <a:pt x="5007883" y="893698"/>
                                  <a:pt x="5215890" y="1280160"/>
                                </a:cubicBezTo>
                                <a:cubicBezTo>
                                  <a:pt x="4810281" y="1560176"/>
                                  <a:pt x="4581600" y="2235444"/>
                                  <a:pt x="4172712" y="2560320"/>
                                </a:cubicBezTo>
                                <a:cubicBezTo>
                                  <a:pt x="3734274" y="2609853"/>
                                  <a:pt x="1565659" y="2575129"/>
                                  <a:pt x="1043178" y="2560320"/>
                                </a:cubicBezTo>
                                <a:cubicBezTo>
                                  <a:pt x="834956" y="2286831"/>
                                  <a:pt x="131158" y="1550734"/>
                                  <a:pt x="0" y="1280160"/>
                                </a:cubicBezTo>
                                <a:close/>
                              </a:path>
                            </a:pathLst>
                          </a:custGeom>
                          <a:ln cmpd="thickThin">
                            <a:extLst>
                              <a:ext uri="{C807C97D-BFC1-408E-A445-0C87EB9F89A2}">
                                <ask:lineSketchStyleProps xmlns:ask="http://schemas.microsoft.com/office/drawing/2018/sketchyshapes" sd="1219033472">
                                  <a:prstGeom prst="flowChartPreparation">
                                    <a:avLst/>
                                  </a:prstGeom>
                                  <ask:type>
                                    <ask:lineSketchCurved/>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14:paraId="488DA998" w14:textId="23EB76CE" w:rsidR="000C20AA" w:rsidRPr="00C51A48" w:rsidRDefault="000C20AA" w:rsidP="000C20AA">
                              <w:pPr>
                                <w:jc w:val="center"/>
                                <w:rPr>
                                  <w:b/>
                                  <w:bCs/>
                                  <w:sz w:val="40"/>
                                  <w:szCs w:val="40"/>
                                </w:rPr>
                              </w:pPr>
                              <w:r w:rsidRPr="00C51A48">
                                <w:rPr>
                                  <w:b/>
                                  <w:bCs/>
                                  <w:sz w:val="40"/>
                                  <w:szCs w:val="40"/>
                                </w:rPr>
                                <w:t xml:space="preserve">FILE </w:t>
                              </w:r>
                              <w:del w:id="115" w:author="Elvado Temgoua" w:date="2026-08-21T08:50:00Z" w16du:dateUtc="2026-08-21T07:50:00Z">
                                <w:r w:rsidDel="000C20AA">
                                  <w:rPr>
                                    <w:b/>
                                    <w:bCs/>
                                    <w:sz w:val="40"/>
                                    <w:szCs w:val="40"/>
                                  </w:rPr>
                                  <w:delText>I</w:delText>
                                </w:r>
                              </w:del>
                              <w:r>
                                <w:rPr>
                                  <w:b/>
                                  <w:bCs/>
                                  <w:sz w:val="40"/>
                                  <w:szCs w:val="40"/>
                                </w:rPr>
                                <w:t>V</w:t>
                              </w:r>
                              <w:ins w:id="116" w:author="Elvado Temgoua" w:date="2026-08-21T09:03:00Z" w16du:dateUtc="2026-08-21T08:03:00Z">
                                <w:r w:rsidR="00B66BB1">
                                  <w:rPr>
                                    <w:b/>
                                    <w:bCs/>
                                    <w:sz w:val="40"/>
                                    <w:szCs w:val="40"/>
                                  </w:rPr>
                                  <w:t>I</w:t>
                                </w:r>
                              </w:ins>
                              <w:r w:rsidRPr="00C51A48">
                                <w:rPr>
                                  <w:b/>
                                  <w:bCs/>
                                  <w:sz w:val="40"/>
                                  <w:szCs w:val="40"/>
                                </w:rPr>
                                <w:t xml:space="preserve">: </w:t>
                              </w:r>
                              <w:ins w:id="117" w:author="Elvado Temgoua" w:date="2026-08-21T08:51:00Z" w16du:dateUtc="2026-08-21T07:51:00Z">
                                <w:r>
                                  <w:rPr>
                                    <w:b/>
                                    <w:bCs/>
                                    <w:sz w:val="40"/>
                                    <w:szCs w:val="40"/>
                                  </w:rPr>
                                  <w:t>FUNCTIONALITY TEST</w:t>
                                </w:r>
                              </w:ins>
                              <w:del w:id="118" w:author="Elvado Temgoua" w:date="2026-08-21T08:51:00Z" w16du:dateUtc="2026-08-21T07:51:00Z">
                                <w:r w:rsidRPr="00C51A48" w:rsidDel="000C20AA">
                                  <w:rPr>
                                    <w:b/>
                                    <w:bCs/>
                                    <w:sz w:val="40"/>
                                    <w:szCs w:val="40"/>
                                  </w:rPr>
                                  <w:delText>THE</w:delText>
                                </w:r>
                                <w:r w:rsidDel="000C20AA">
                                  <w:rPr>
                                    <w:b/>
                                    <w:bCs/>
                                    <w:sz w:val="40"/>
                                    <w:szCs w:val="40"/>
                                  </w:rPr>
                                  <w:delText xml:space="preserve"> DEPLOYMENT FILE</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D8BA0" id="_x0000_s1068" type="#_x0000_t117" style="position:absolute;left:0;text-align:left;margin-left:0;margin-top:220.5pt;width:410.7pt;height:201.6pt;z-index:25167466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" fillcolor="#3494ba [3204]" strokecolor="#07151b [484]" strokeweight="1pt">
                  <v:stroke linestyle="thickThin"/>
                  <v:textbox>
                    <w:txbxContent>
                      <w:p w14:paraId="488DA998" w14:textId="23EB76CE" w:rsidR="000C20AA" w:rsidRPr="00C51A48" w:rsidRDefault="000C20AA" w:rsidP="000C20AA">
                        <w:pPr>
                          <w:jc w:val="center"/>
                          <w:rPr>
                            <w:b/>
                            <w:bCs/>
                            <w:sz w:val="40"/>
                            <w:szCs w:val="40"/>
                          </w:rPr>
                        </w:pPr>
                        <w:r w:rsidRPr="00C51A48">
                          <w:rPr>
                            <w:b/>
                            <w:bCs/>
                            <w:sz w:val="40"/>
                            <w:szCs w:val="40"/>
                          </w:rPr>
                          <w:t xml:space="preserve">FILE </w:t>
                        </w:r>
                        <w:del w:id="119" w:author="Elvado Temgoua" w:date="2026-08-21T08:50:00Z" w16du:dateUtc="2026-08-21T07:50:00Z">
                          <w:r w:rsidDel="000C20AA">
                            <w:rPr>
                              <w:b/>
                              <w:bCs/>
                              <w:sz w:val="40"/>
                              <w:szCs w:val="40"/>
                            </w:rPr>
                            <w:delText>I</w:delText>
                          </w:r>
                        </w:del>
                        <w:r>
                          <w:rPr>
                            <w:b/>
                            <w:bCs/>
                            <w:sz w:val="40"/>
                            <w:szCs w:val="40"/>
                          </w:rPr>
                          <w:t>V</w:t>
                        </w:r>
                        <w:ins w:id="120" w:author="Elvado Temgoua" w:date="2026-08-21T09:03:00Z" w16du:dateUtc="2026-08-21T08:03:00Z">
                          <w:r w:rsidR="00B66BB1">
                            <w:rPr>
                              <w:b/>
                              <w:bCs/>
                              <w:sz w:val="40"/>
                              <w:szCs w:val="40"/>
                            </w:rPr>
                            <w:t>I</w:t>
                          </w:r>
                        </w:ins>
                        <w:r w:rsidRPr="00C51A48">
                          <w:rPr>
                            <w:b/>
                            <w:bCs/>
                            <w:sz w:val="40"/>
                            <w:szCs w:val="40"/>
                          </w:rPr>
                          <w:t xml:space="preserve">: </w:t>
                        </w:r>
                        <w:ins w:id="121" w:author="Elvado Temgoua" w:date="2026-08-21T08:51:00Z" w16du:dateUtc="2026-08-21T07:51:00Z">
                          <w:r>
                            <w:rPr>
                              <w:b/>
                              <w:bCs/>
                              <w:sz w:val="40"/>
                              <w:szCs w:val="40"/>
                            </w:rPr>
                            <w:t>FUNCTIONALITY TEST</w:t>
                          </w:r>
                        </w:ins>
                        <w:del w:id="122" w:author="Elvado Temgoua" w:date="2026-08-21T08:51:00Z" w16du:dateUtc="2026-08-21T07:51:00Z">
                          <w:r w:rsidRPr="00C51A48" w:rsidDel="000C20AA">
                            <w:rPr>
                              <w:b/>
                              <w:bCs/>
                              <w:sz w:val="40"/>
                              <w:szCs w:val="40"/>
                            </w:rPr>
                            <w:delText>THE</w:delText>
                          </w:r>
                          <w:r w:rsidDel="000C20AA">
                            <w:rPr>
                              <w:b/>
                              <w:bCs/>
                              <w:sz w:val="40"/>
                              <w:szCs w:val="40"/>
                            </w:rPr>
                            <w:delText xml:space="preserve"> DEPLOYMENT FILE</w:delText>
                          </w:r>
                        </w:del>
                      </w:p>
                    </w:txbxContent>
                  </v:textbox>
                  <w10:wrap type="square" anchorx="margin"/>
                </v:shape>
              </w:pict>
            </mc:Fallback>
          </mc:AlternateContent>
        </w:r>
      </w:ins>
    </w:p>
    <w:sectPr w:rsidR="00E9297C" w:rsidRPr="00E9297C" w:rsidSect="003914D7">
      <w:footerReference w:type="first" r:id="rId129"/>
      <w:pgSz w:w="12240" w:h="15840"/>
      <w:pgMar w:top="1440" w:right="144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6D25" w14:textId="77777777" w:rsidR="00EE5C9B" w:rsidRDefault="00EE5C9B" w:rsidP="00C267FD">
      <w:pPr>
        <w:spacing w:after="0" w:line="240" w:lineRule="auto"/>
      </w:pPr>
      <w:r>
        <w:separator/>
      </w:r>
    </w:p>
  </w:endnote>
  <w:endnote w:type="continuationSeparator" w:id="0">
    <w:p w14:paraId="2800D444" w14:textId="77777777" w:rsidR="00EE5C9B" w:rsidRDefault="00EE5C9B" w:rsidP="00C26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BFA3" w14:textId="77777777" w:rsidR="00131C7C" w:rsidRPr="005453E2" w:rsidRDefault="00000000" w:rsidP="00131C7C">
    <w:pPr>
      <w:pStyle w:val="Footer"/>
      <w:jc w:val="center"/>
      <w:rPr>
        <w:sz w:val="20"/>
        <w:szCs w:val="20"/>
      </w:rPr>
    </w:pPr>
    <w:sdt>
      <w:sdtPr>
        <w:rPr>
          <w:b/>
          <w:bCs/>
          <w:sz w:val="20"/>
          <w:szCs w:val="20"/>
        </w:rPr>
        <w:id w:val="-55085999"/>
        <w:docPartObj>
          <w:docPartGallery w:val="Page Numbers (Bottom of Page)"/>
          <w:docPartUnique/>
        </w:docPartObj>
      </w:sdtPr>
      <w:sdtContent>
        <w:r w:rsidR="00131C7C" w:rsidRPr="00131C7C">
          <w:rPr>
            <w:b/>
            <w:bCs/>
            <w:noProof/>
            <w:sz w:val="20"/>
            <w:szCs w:val="20"/>
          </w:rPr>
          <mc:AlternateContent>
            <mc:Choice Requires="wps">
              <w:drawing>
                <wp:anchor distT="0" distB="0" distL="114300" distR="114300" simplePos="0" relativeHeight="251658244" behindDoc="0" locked="0" layoutInCell="1" allowOverlap="1" wp14:anchorId="0B957A86" wp14:editId="78253D12">
                  <wp:simplePos x="0" y="0"/>
                  <wp:positionH relativeFrom="rightMargin">
                    <wp:align>center</wp:align>
                  </wp:positionH>
                  <wp:positionV relativeFrom="bottomMargin">
                    <wp:align>center</wp:align>
                  </wp:positionV>
                  <wp:extent cx="565785" cy="191770"/>
                  <wp:effectExtent l="0" t="0" r="0" b="0"/>
                  <wp:wrapNone/>
                  <wp:docPr id="12964245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08A1AE9" w14:textId="77777777" w:rsidR="00131C7C" w:rsidRDefault="00131C7C">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B957A86" id="Rectangle 12" o:spid="_x0000_s1070" style="position:absolute;left:0;text-align:left;margin-left:0;margin-top:0;width:44.55pt;height:15.1pt;rotation:180;flip:x;z-index:25165824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008A1AE9" w14:textId="77777777" w:rsidR="00131C7C" w:rsidRDefault="00131C7C">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v:textbox>
                  <w10:wrap anchorx="margin" anchory="margin"/>
                </v:rect>
              </w:pict>
            </mc:Fallback>
          </mc:AlternateContent>
        </w:r>
      </w:sdtContent>
    </w:sdt>
    <w:r w:rsidR="00131C7C" w:rsidRPr="005453E2">
      <w:rPr>
        <w:rFonts w:cs="Times New Roman"/>
        <w:noProof/>
        <w:sz w:val="20"/>
        <w:szCs w:val="20"/>
      </w:rPr>
      <mc:AlternateContent>
        <mc:Choice Requires="wps">
          <w:drawing>
            <wp:anchor distT="0" distB="0" distL="114300" distR="114300" simplePos="0" relativeHeight="251658245" behindDoc="0" locked="0" layoutInCell="1" allowOverlap="1" wp14:anchorId="4F417DCC" wp14:editId="1E83ED87">
              <wp:simplePos x="0" y="0"/>
              <wp:positionH relativeFrom="margin">
                <wp:align>center</wp:align>
              </wp:positionH>
              <wp:positionV relativeFrom="paragraph">
                <wp:posOffset>-81280</wp:posOffset>
              </wp:positionV>
              <wp:extent cx="6761019" cy="45719"/>
              <wp:effectExtent l="0" t="0" r="20955" b="12065"/>
              <wp:wrapNone/>
              <wp:docPr id="236385880" name="Rectangle: Diagonal Corners Snipped 7"/>
              <wp:cNvGraphicFramePr/>
              <a:graphic xmlns:a="http://schemas.openxmlformats.org/drawingml/2006/main">
                <a:graphicData uri="http://schemas.microsoft.com/office/word/2010/wordprocessingShape">
                  <wps:wsp>
                    <wps:cNvSpPr/>
                    <wps:spPr>
                      <a:xfrm>
                        <a:off x="0" y="0"/>
                        <a:ext cx="6761019" cy="45719"/>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A4CACF" w14:textId="77777777" w:rsidR="00131C7C" w:rsidRDefault="00131C7C" w:rsidP="00131C7C">
                          <w:pPr>
                            <w:jc w:val="center"/>
                          </w:pPr>
                          <w:r>
                            <w:t>AICS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17DCC" id="Rectangle: Diagonal Corners Snipped 7" o:spid="_x0000_s1071" style="position:absolute;left:0;text-align:left;margin-left:0;margin-top:-6.4pt;width:532.35pt;height:3.6pt;z-index:251658245;visibility:visible;mso-wrap-style:square;mso-wrap-distance-left:9pt;mso-wrap-distance-top:0;mso-wrap-distance-right:9pt;mso-wrap-distance-bottom:0;mso-position-horizontal:center;mso-position-horizontal-relative:margin;mso-position-vertical:absolute;mso-position-vertical-relative:text;v-text-anchor:middle" coordsize="6761019,4571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" adj="-11796480,,5400" path="m,l6753399,r7620,7620l6761019,45719r,l7620,45719,,38099,,xe" fillcolor="#3494ba [3204]" strokecolor="#07151b [484]" strokeweight="1pt">
              <v:stroke joinstyle="miter"/>
              <v:formulas/>
              <v:path arrowok="t" o:connecttype="custom" o:connectlocs="0,0;6753399,0;6761019,7620;6761019,45719;6761019,45719;7620,45719;0,38099;0,0" o:connectangles="0,0,0,0,0,0,0,0" textboxrect="0,0,6761019,45719"/>
              <v:textbox>
                <w:txbxContent>
                  <w:p w14:paraId="47A4CACF" w14:textId="77777777" w:rsidR="00131C7C" w:rsidRDefault="00131C7C" w:rsidP="00131C7C">
                    <w:pPr>
                      <w:jc w:val="center"/>
                    </w:pPr>
                    <w:r>
                      <w:t>AICS</w:t>
                    </w:r>
                  </w:p>
                </w:txbxContent>
              </v:textbox>
              <w10:wrap anchorx="margin"/>
            </v:shape>
          </w:pict>
        </mc:Fallback>
      </mc:AlternateContent>
    </w:r>
    <w:r w:rsidR="00131C7C" w:rsidRPr="005453E2">
      <w:rPr>
        <w:sz w:val="20"/>
        <w:szCs w:val="20"/>
      </w:rPr>
      <w:t xml:space="preserve">Written by </w:t>
    </w:r>
    <w:r w:rsidR="00131C7C" w:rsidRPr="005453E2">
      <w:rPr>
        <w:b/>
        <w:bCs/>
        <w:sz w:val="20"/>
        <w:szCs w:val="20"/>
      </w:rPr>
      <w:t>ANANTIA TEMGOUA ELVADO WILFRIED</w:t>
    </w:r>
    <w:r w:rsidR="00131C7C" w:rsidRPr="005453E2">
      <w:rPr>
        <w:sz w:val="20"/>
        <w:szCs w:val="20"/>
      </w:rPr>
      <w:t>,</w:t>
    </w:r>
  </w:p>
  <w:p w14:paraId="12939261" w14:textId="77777777" w:rsidR="00131C7C" w:rsidRPr="005453E2" w:rsidRDefault="00131C7C" w:rsidP="00131C7C">
    <w:pPr>
      <w:pStyle w:val="Footer"/>
      <w:jc w:val="center"/>
      <w:rPr>
        <w:sz w:val="20"/>
        <w:szCs w:val="20"/>
      </w:rPr>
    </w:pPr>
    <w:r w:rsidRPr="005453E2">
      <w:rPr>
        <w:sz w:val="20"/>
        <w:szCs w:val="20"/>
      </w:rPr>
      <w:t>Level II Student Software Engineering at AICS CAMEROON PAUL BIYA TECHNOLOGICAL CENTER OF EXCELLENCE</w:t>
    </w:r>
  </w:p>
  <w:p w14:paraId="19B7BA70" w14:textId="0F2DFEDB" w:rsidR="009C4D79" w:rsidRPr="005453E2" w:rsidRDefault="00131C7C" w:rsidP="00131C7C">
    <w:pPr>
      <w:pStyle w:val="Footer"/>
      <w:jc w:val="center"/>
      <w:rPr>
        <w:b/>
        <w:bCs/>
        <w:sz w:val="20"/>
        <w:szCs w:val="20"/>
      </w:rPr>
    </w:pPr>
    <w:r w:rsidRPr="005453E2">
      <w:rPr>
        <w:b/>
        <w:bCs/>
        <w:sz w:val="20"/>
        <w:szCs w:val="20"/>
      </w:rPr>
      <w:t xml:space="preserve">Academic Year 2025 – 2026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C52B" w14:textId="257DD5F8" w:rsidR="00E801CC" w:rsidRPr="005453E2" w:rsidRDefault="00EC3B5D" w:rsidP="00131C7C">
    <w:pPr>
      <w:pStyle w:val="Footer"/>
      <w:jc w:val="center"/>
      <w:rPr>
        <w:sz w:val="20"/>
        <w:szCs w:val="20"/>
      </w:rPr>
    </w:pPr>
    <w:r w:rsidRPr="005453E2">
      <w:rPr>
        <w:rFonts w:cs="Times New Roman"/>
        <w:noProof/>
        <w:sz w:val="20"/>
        <w:szCs w:val="20"/>
      </w:rPr>
      <mc:AlternateContent>
        <mc:Choice Requires="wps">
          <w:drawing>
            <wp:anchor distT="0" distB="0" distL="114300" distR="114300" simplePos="0" relativeHeight="251658247" behindDoc="0" locked="0" layoutInCell="1" allowOverlap="1" wp14:anchorId="63196A38" wp14:editId="03BA75E1">
              <wp:simplePos x="0" y="0"/>
              <wp:positionH relativeFrom="margin">
                <wp:posOffset>-419100</wp:posOffset>
              </wp:positionH>
              <wp:positionV relativeFrom="paragraph">
                <wp:posOffset>-43180</wp:posOffset>
              </wp:positionV>
              <wp:extent cx="6760845" cy="45085"/>
              <wp:effectExtent l="0" t="0" r="20955" b="12065"/>
              <wp:wrapNone/>
              <wp:docPr id="1676727434" name="Rectangle: Diagonal Corners Snipped 7"/>
              <wp:cNvGraphicFramePr/>
              <a:graphic xmlns:a="http://schemas.openxmlformats.org/drawingml/2006/main">
                <a:graphicData uri="http://schemas.microsoft.com/office/word/2010/wordprocessingShape">
                  <wps:wsp>
                    <wps:cNvSpPr/>
                    <wps:spPr>
                      <a:xfrm>
                        <a:off x="0" y="0"/>
                        <a:ext cx="6760845" cy="45085"/>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37EB74" w14:textId="77777777" w:rsidR="00E801CC" w:rsidRDefault="00E801CC" w:rsidP="00131C7C">
                          <w:pPr>
                            <w:jc w:val="center"/>
                          </w:pPr>
                          <w:r>
                            <w:t>AICS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196A38" id="_x0000_s1072" style="position:absolute;left:0;text-align:left;margin-left:-33pt;margin-top:-3.4pt;width:532.35pt;height:3.55pt;z-index:251658247;visibility:visible;mso-wrap-style:square;mso-wrap-distance-left:9pt;mso-wrap-distance-top:0;mso-wrap-distance-right:9pt;mso-wrap-distance-bottom:0;mso-position-horizontal:absolute;mso-position-horizontal-relative:margin;mso-position-vertical:absolute;mso-position-vertical-relative:text;v-text-anchor:middle" coordsize="6760845,450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" adj="-11796480,,5400" path="m,l6753331,r7514,7514l6760845,45085r,l7514,45085,,37571,,xe" fillcolor="#3494ba [3204]" strokecolor="#07151b [484]" strokeweight="1pt">
              <v:stroke joinstyle="miter"/>
              <v:formulas/>
              <v:path arrowok="t" o:connecttype="custom" o:connectlocs="0,0;6753331,0;6760845,7514;6760845,45085;6760845,45085;7514,45085;0,37571;0,0" o:connectangles="0,0,0,0,0,0,0,0" textboxrect="0,0,6760845,45085"/>
              <v:textbox>
                <w:txbxContent>
                  <w:p w14:paraId="7137EB74" w14:textId="77777777" w:rsidR="00E801CC" w:rsidRDefault="00E801CC" w:rsidP="00131C7C">
                    <w:pPr>
                      <w:jc w:val="center"/>
                    </w:pPr>
                    <w:r>
                      <w:t>AICS</w:t>
                    </w:r>
                  </w:p>
                </w:txbxContent>
              </v:textbox>
              <w10:wrap anchorx="margin"/>
            </v:shape>
          </w:pict>
        </mc:Fallback>
      </mc:AlternateContent>
    </w:r>
    <w:sdt>
      <w:sdtPr>
        <w:rPr>
          <w:b/>
          <w:bCs/>
          <w:sz w:val="20"/>
          <w:szCs w:val="20"/>
        </w:rPr>
        <w:id w:val="1400172664"/>
        <w:docPartObj>
          <w:docPartGallery w:val="Page Numbers (Bottom of Page)"/>
          <w:docPartUnique/>
        </w:docPartObj>
      </w:sdtPr>
      <w:sdtContent>
        <w:r w:rsidR="00E801CC" w:rsidRPr="00131C7C">
          <w:rPr>
            <w:b/>
            <w:bCs/>
            <w:noProof/>
            <w:sz w:val="20"/>
            <w:szCs w:val="20"/>
          </w:rPr>
          <mc:AlternateContent>
            <mc:Choice Requires="wps">
              <w:drawing>
                <wp:anchor distT="0" distB="0" distL="114300" distR="114300" simplePos="0" relativeHeight="251658246" behindDoc="0" locked="0" layoutInCell="1" allowOverlap="1" wp14:anchorId="1C169098" wp14:editId="28B5D782">
                  <wp:simplePos x="0" y="0"/>
                  <wp:positionH relativeFrom="rightMargin">
                    <wp:align>center</wp:align>
                  </wp:positionH>
                  <wp:positionV relativeFrom="bottomMargin">
                    <wp:align>center</wp:align>
                  </wp:positionV>
                  <wp:extent cx="565785" cy="191770"/>
                  <wp:effectExtent l="0" t="0" r="0" b="0"/>
                  <wp:wrapNone/>
                  <wp:docPr id="110488985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581D792" w14:textId="77777777" w:rsidR="00E801CC" w:rsidRDefault="00E801CC">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C169098" id="_x0000_s1073" style="position:absolute;left:0;text-align:left;margin-left:0;margin-top:0;width:44.55pt;height:15.1pt;rotation:180;flip:x;z-index:25165824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" filled="f" fillcolor="#c0504d" stroked="f" strokecolor="#5c83b4" strokeweight="2.25pt">
                  <v:textbox inset=",0,,0">
                    <w:txbxContent>
                      <w:p w14:paraId="5581D792" w14:textId="77777777" w:rsidR="00E801CC" w:rsidRDefault="00E801CC">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v:textbox>
                  <w10:wrap anchorx="margin" anchory="margin"/>
                </v:rect>
              </w:pict>
            </mc:Fallback>
          </mc:AlternateContent>
        </w:r>
      </w:sdtContent>
    </w:sdt>
    <w:r w:rsidR="00E801CC" w:rsidRPr="005453E2">
      <w:rPr>
        <w:sz w:val="20"/>
        <w:szCs w:val="20"/>
      </w:rPr>
      <w:t xml:space="preserve">Written by </w:t>
    </w:r>
    <w:r w:rsidR="00E801CC" w:rsidRPr="005453E2">
      <w:rPr>
        <w:b/>
        <w:bCs/>
        <w:sz w:val="20"/>
        <w:szCs w:val="20"/>
      </w:rPr>
      <w:t>ANANTIA TEMGOUA ELVADO WILFRIED</w:t>
    </w:r>
    <w:r w:rsidR="00E801CC" w:rsidRPr="005453E2">
      <w:rPr>
        <w:sz w:val="20"/>
        <w:szCs w:val="20"/>
      </w:rPr>
      <w:t>,</w:t>
    </w:r>
  </w:p>
  <w:p w14:paraId="7AA8B831" w14:textId="77777777" w:rsidR="00E801CC" w:rsidRPr="005453E2" w:rsidRDefault="00E801CC" w:rsidP="00131C7C">
    <w:pPr>
      <w:pStyle w:val="Footer"/>
      <w:jc w:val="center"/>
      <w:rPr>
        <w:sz w:val="20"/>
        <w:szCs w:val="20"/>
      </w:rPr>
    </w:pPr>
    <w:r w:rsidRPr="005453E2">
      <w:rPr>
        <w:sz w:val="20"/>
        <w:szCs w:val="20"/>
      </w:rPr>
      <w:t>Level II Student Software Engineering at AICS CAMEROON PAUL BIYA TECHNOLOGICAL CENTER OF EXCELLENCE</w:t>
    </w:r>
  </w:p>
  <w:p w14:paraId="35AF2B22" w14:textId="2EA75A1A" w:rsidR="00E801CC" w:rsidRPr="005453E2" w:rsidRDefault="00917DE6" w:rsidP="00917DE6">
    <w:pPr>
      <w:pStyle w:val="Footer"/>
      <w:rPr>
        <w:b/>
        <w:bCs/>
        <w:sz w:val="20"/>
        <w:szCs w:val="20"/>
      </w:rPr>
    </w:pPr>
    <w:r>
      <w:rPr>
        <w:b/>
        <w:bCs/>
        <w:sz w:val="20"/>
        <w:szCs w:val="20"/>
      </w:rPr>
      <w:tab/>
    </w:r>
    <w:r w:rsidR="00E801CC" w:rsidRPr="005453E2">
      <w:rPr>
        <w:b/>
        <w:bCs/>
        <w:sz w:val="20"/>
        <w:szCs w:val="20"/>
      </w:rPr>
      <w:t xml:space="preserve">Academic Year 2025 – 2026 </w:t>
    </w:r>
    <w:r>
      <w:rPr>
        <w:b/>
        <w:bCs/>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DD16" w14:textId="77777777" w:rsidR="002071FF" w:rsidRPr="005453E2" w:rsidRDefault="00000000" w:rsidP="002071FF">
    <w:pPr>
      <w:pStyle w:val="Footer"/>
      <w:jc w:val="center"/>
      <w:rPr>
        <w:sz w:val="20"/>
        <w:szCs w:val="20"/>
      </w:rPr>
    </w:pPr>
    <w:sdt>
      <w:sdtPr>
        <w:rPr>
          <w:b/>
          <w:bCs/>
          <w:sz w:val="20"/>
          <w:szCs w:val="20"/>
        </w:rPr>
        <w:id w:val="571849699"/>
        <w:docPartObj>
          <w:docPartGallery w:val="Page Numbers (Bottom of Page)"/>
          <w:docPartUnique/>
        </w:docPartObj>
      </w:sdtPr>
      <w:sdtContent>
        <w:r w:rsidR="002071FF" w:rsidRPr="00131C7C">
          <w:rPr>
            <w:b/>
            <w:bCs/>
            <w:noProof/>
            <w:sz w:val="20"/>
            <w:szCs w:val="20"/>
          </w:rPr>
          <mc:AlternateContent>
            <mc:Choice Requires="wps">
              <w:drawing>
                <wp:anchor distT="0" distB="0" distL="114300" distR="114300" simplePos="0" relativeHeight="251658248" behindDoc="0" locked="0" layoutInCell="1" allowOverlap="1" wp14:anchorId="12F8383C" wp14:editId="57921F3A">
                  <wp:simplePos x="0" y="0"/>
                  <wp:positionH relativeFrom="rightMargin">
                    <wp:align>center</wp:align>
                  </wp:positionH>
                  <wp:positionV relativeFrom="bottomMargin">
                    <wp:align>center</wp:align>
                  </wp:positionV>
                  <wp:extent cx="565785" cy="191770"/>
                  <wp:effectExtent l="0" t="0" r="0" b="0"/>
                  <wp:wrapNone/>
                  <wp:docPr id="8585717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8A4429A" w14:textId="77777777" w:rsidR="002071FF" w:rsidRDefault="002071FF" w:rsidP="002071FF">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2F8383C" id="_x0000_s1074" style="position:absolute;left:0;text-align:left;margin-left:0;margin-top:0;width:44.55pt;height:15.1pt;rotation:180;flip:x;z-index:25165824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" filled="f" fillcolor="#c0504d" stroked="f" strokecolor="#5c83b4" strokeweight="2.25pt">
                  <v:textbox inset=",0,,0">
                    <w:txbxContent>
                      <w:p w14:paraId="28A4429A" w14:textId="77777777" w:rsidR="002071FF" w:rsidRDefault="002071FF" w:rsidP="002071FF">
                        <w:pPr>
                          <w:pBdr>
                            <w:top w:val="single" w:sz="4" w:space="1" w:color="7F7F7F" w:themeColor="background1" w:themeShade="7F"/>
                          </w:pBdr>
                          <w:jc w:val="center"/>
                          <w:rPr>
                            <w:color w:val="58B6C0" w:themeColor="accent2"/>
                          </w:rPr>
                        </w:pPr>
                        <w:r>
                          <w:fldChar w:fldCharType="begin"/>
                        </w:r>
                        <w:r>
                          <w:instrText xml:space="preserve"> PAGE   \* MERGEFORMAT </w:instrText>
                        </w:r>
                        <w:r>
                          <w:fldChar w:fldCharType="separate"/>
                        </w:r>
                        <w:r>
                          <w:rPr>
                            <w:noProof/>
                            <w:color w:val="58B6C0" w:themeColor="accent2"/>
                          </w:rPr>
                          <w:t>2</w:t>
                        </w:r>
                        <w:r>
                          <w:rPr>
                            <w:noProof/>
                            <w:color w:val="58B6C0" w:themeColor="accent2"/>
                          </w:rPr>
                          <w:fldChar w:fldCharType="end"/>
                        </w:r>
                      </w:p>
                    </w:txbxContent>
                  </v:textbox>
                  <w10:wrap anchorx="margin" anchory="margin"/>
                </v:rect>
              </w:pict>
            </mc:Fallback>
          </mc:AlternateContent>
        </w:r>
      </w:sdtContent>
    </w:sdt>
    <w:r w:rsidR="002071FF" w:rsidRPr="005453E2">
      <w:rPr>
        <w:rFonts w:cs="Times New Roman"/>
        <w:noProof/>
        <w:sz w:val="20"/>
        <w:szCs w:val="20"/>
      </w:rPr>
      <mc:AlternateContent>
        <mc:Choice Requires="wps">
          <w:drawing>
            <wp:anchor distT="0" distB="0" distL="114300" distR="114300" simplePos="0" relativeHeight="251658249" behindDoc="0" locked="0" layoutInCell="1" allowOverlap="1" wp14:anchorId="1BC4CE36" wp14:editId="6827B4CC">
              <wp:simplePos x="0" y="0"/>
              <wp:positionH relativeFrom="margin">
                <wp:align>center</wp:align>
              </wp:positionH>
              <wp:positionV relativeFrom="paragraph">
                <wp:posOffset>-81280</wp:posOffset>
              </wp:positionV>
              <wp:extent cx="6761019" cy="45719"/>
              <wp:effectExtent l="0" t="0" r="20955" b="12065"/>
              <wp:wrapNone/>
              <wp:docPr id="1073335315" name="Rectangle: Diagonal Corners Snipped 7"/>
              <wp:cNvGraphicFramePr/>
              <a:graphic xmlns:a="http://schemas.openxmlformats.org/drawingml/2006/main">
                <a:graphicData uri="http://schemas.microsoft.com/office/word/2010/wordprocessingShape">
                  <wps:wsp>
                    <wps:cNvSpPr/>
                    <wps:spPr>
                      <a:xfrm>
                        <a:off x="0" y="0"/>
                        <a:ext cx="6761019" cy="45719"/>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B0E2E1" w14:textId="77777777" w:rsidR="002071FF" w:rsidRDefault="002071FF" w:rsidP="002071FF">
                          <w:pPr>
                            <w:jc w:val="center"/>
                          </w:pPr>
                          <w:r>
                            <w:t>AICS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C4CE36" id="_x0000_s1075" style="position:absolute;left:0;text-align:left;margin-left:0;margin-top:-6.4pt;width:532.35pt;height:3.6pt;z-index:251658249;visibility:visible;mso-wrap-style:square;mso-wrap-distance-left:9pt;mso-wrap-distance-top:0;mso-wrap-distance-right:9pt;mso-wrap-distance-bottom:0;mso-position-horizontal:center;mso-position-horizontal-relative:margin;mso-position-vertical:absolute;mso-position-vertical-relative:text;v-text-anchor:middle" coordsize="6761019,4571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" adj="-11796480,,5400" path="m,l6753399,r7620,7620l6761019,45719r,l7620,45719,,38099,,xe" fillcolor="#3494ba [3204]" strokecolor="#07151b [484]" strokeweight="1pt">
              <v:stroke joinstyle="miter"/>
              <v:formulas/>
              <v:path arrowok="t" o:connecttype="custom" o:connectlocs="0,0;6753399,0;6761019,7620;6761019,45719;6761019,45719;7620,45719;0,38099;0,0" o:connectangles="0,0,0,0,0,0,0,0" textboxrect="0,0,6761019,45719"/>
              <v:textbox>
                <w:txbxContent>
                  <w:p w14:paraId="34B0E2E1" w14:textId="77777777" w:rsidR="002071FF" w:rsidRDefault="002071FF" w:rsidP="002071FF">
                    <w:pPr>
                      <w:jc w:val="center"/>
                    </w:pPr>
                    <w:r>
                      <w:t>AICS</w:t>
                    </w:r>
                  </w:p>
                </w:txbxContent>
              </v:textbox>
              <w10:wrap anchorx="margin"/>
            </v:shape>
          </w:pict>
        </mc:Fallback>
      </mc:AlternateContent>
    </w:r>
    <w:r w:rsidR="002071FF" w:rsidRPr="005453E2">
      <w:rPr>
        <w:sz w:val="20"/>
        <w:szCs w:val="20"/>
      </w:rPr>
      <w:t xml:space="preserve">Written by </w:t>
    </w:r>
    <w:r w:rsidR="002071FF" w:rsidRPr="005453E2">
      <w:rPr>
        <w:b/>
        <w:bCs/>
        <w:sz w:val="20"/>
        <w:szCs w:val="20"/>
      </w:rPr>
      <w:t>ANANTIA TEMGOUA ELVADO WILFRIED</w:t>
    </w:r>
    <w:r w:rsidR="002071FF" w:rsidRPr="005453E2">
      <w:rPr>
        <w:sz w:val="20"/>
        <w:szCs w:val="20"/>
      </w:rPr>
      <w:t>,</w:t>
    </w:r>
  </w:p>
  <w:p w14:paraId="771F7FFD" w14:textId="77777777" w:rsidR="002071FF" w:rsidRPr="005453E2" w:rsidRDefault="002071FF" w:rsidP="002071FF">
    <w:pPr>
      <w:pStyle w:val="Footer"/>
      <w:jc w:val="center"/>
      <w:rPr>
        <w:sz w:val="20"/>
        <w:szCs w:val="20"/>
      </w:rPr>
    </w:pPr>
    <w:r w:rsidRPr="005453E2">
      <w:rPr>
        <w:sz w:val="20"/>
        <w:szCs w:val="20"/>
      </w:rPr>
      <w:t>Level II Student Software Engineering at AICS CAMEROON PAUL BIYA TECHNOLOGICAL CENTER OF EXCELLENCE</w:t>
    </w:r>
  </w:p>
  <w:p w14:paraId="0E7E00FA" w14:textId="77777777" w:rsidR="002071FF" w:rsidRPr="005453E2" w:rsidRDefault="002071FF" w:rsidP="002071FF">
    <w:pPr>
      <w:pStyle w:val="Footer"/>
      <w:rPr>
        <w:b/>
        <w:bCs/>
        <w:sz w:val="20"/>
        <w:szCs w:val="20"/>
      </w:rPr>
    </w:pPr>
    <w:r>
      <w:rPr>
        <w:b/>
        <w:bCs/>
        <w:sz w:val="20"/>
        <w:szCs w:val="20"/>
      </w:rPr>
      <w:tab/>
    </w:r>
    <w:r w:rsidRPr="005453E2">
      <w:rPr>
        <w:b/>
        <w:bCs/>
        <w:sz w:val="20"/>
        <w:szCs w:val="20"/>
      </w:rPr>
      <w:t xml:space="preserve">Academic Year 2025 – 2026 </w:t>
    </w:r>
    <w:r>
      <w:rPr>
        <w:b/>
        <w:bCs/>
        <w:sz w:val="20"/>
        <w:szCs w:val="20"/>
      </w:rPr>
      <w:tab/>
    </w:r>
  </w:p>
  <w:p w14:paraId="339956BC" w14:textId="77777777" w:rsidR="002F3267" w:rsidRDefault="002F3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6D06" w14:textId="77777777" w:rsidR="00EE5C9B" w:rsidRDefault="00EE5C9B" w:rsidP="00C267FD">
      <w:pPr>
        <w:spacing w:after="0" w:line="240" w:lineRule="auto"/>
      </w:pPr>
      <w:r>
        <w:separator/>
      </w:r>
    </w:p>
  </w:footnote>
  <w:footnote w:type="continuationSeparator" w:id="0">
    <w:p w14:paraId="2ABAC114" w14:textId="77777777" w:rsidR="00EE5C9B" w:rsidRDefault="00EE5C9B" w:rsidP="00C26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F95B6" w14:textId="322A0F98" w:rsidR="003C7230" w:rsidRDefault="00440B4D">
    <w:pPr>
      <w:pStyle w:val="Header"/>
    </w:pPr>
    <w:r w:rsidRPr="00244A9F">
      <w:rPr>
        <w:rFonts w:cs="Times New Roman"/>
        <w:noProof/>
      </w:rPr>
      <w:drawing>
        <wp:anchor distT="0" distB="0" distL="114300" distR="114300" simplePos="0" relativeHeight="251658241" behindDoc="0" locked="0" layoutInCell="1" allowOverlap="1" wp14:anchorId="44B0439F" wp14:editId="6A9272E5">
          <wp:simplePos x="0" y="0"/>
          <wp:positionH relativeFrom="margin">
            <wp:posOffset>4892040</wp:posOffset>
          </wp:positionH>
          <wp:positionV relativeFrom="paragraph">
            <wp:posOffset>-284480</wp:posOffset>
          </wp:positionV>
          <wp:extent cx="1053465" cy="603250"/>
          <wp:effectExtent l="0" t="0" r="0" b="6350"/>
          <wp:wrapSquare wrapText="bothSides"/>
          <wp:docPr id="169297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75918"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3465"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06EA">
      <w:rPr>
        <w:rFonts w:cs="Times New Roman"/>
        <w:noProof/>
      </w:rPr>
      <mc:AlternateContent>
        <mc:Choice Requires="wps">
          <w:drawing>
            <wp:anchor distT="0" distB="0" distL="114300" distR="114300" simplePos="0" relativeHeight="251658243" behindDoc="0" locked="0" layoutInCell="1" allowOverlap="1" wp14:anchorId="6AF1B59D" wp14:editId="12A514A9">
              <wp:simplePos x="0" y="0"/>
              <wp:positionH relativeFrom="column">
                <wp:posOffset>899160</wp:posOffset>
              </wp:positionH>
              <wp:positionV relativeFrom="paragraph">
                <wp:posOffset>-350520</wp:posOffset>
              </wp:positionV>
              <wp:extent cx="3952240" cy="660400"/>
              <wp:effectExtent l="0" t="0" r="10160" b="25400"/>
              <wp:wrapNone/>
              <wp:docPr id="1533389880" name="Rectangle: Diagonal Corners Rounded 8"/>
              <wp:cNvGraphicFramePr/>
              <a:graphic xmlns:a="http://schemas.openxmlformats.org/drawingml/2006/main">
                <a:graphicData uri="http://schemas.microsoft.com/office/word/2010/wordprocessingShape">
                  <wps:wsp>
                    <wps:cNvSpPr/>
                    <wps:spPr>
                      <a:xfrm>
                        <a:off x="0" y="0"/>
                        <a:ext cx="3952240" cy="660400"/>
                      </a:xfrm>
                      <a:prstGeom prst="round2DiagRect">
                        <a:avLst>
                          <a:gd name="adj1" fmla="val 8841"/>
                          <a:gd name="adj2" fmla="val 50000"/>
                        </a:avLst>
                      </a:prstGeom>
                      <a:solidFill>
                        <a:schemeClr val="bg1"/>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2603A" w14:textId="45389EDC" w:rsidR="00E4453C" w:rsidRPr="00EC5D88" w:rsidRDefault="00E4453C" w:rsidP="00245F67">
                          <w:pPr>
                            <w:jc w:val="center"/>
                            <w:rPr>
                              <w:rFonts w:cs="Times New Roman"/>
                              <w:b/>
                              <w:bCs/>
                              <w:color w:val="4A9A82" w:themeColor="accent3" w:themeShade="BF"/>
                            </w:rPr>
                          </w:pPr>
                          <w:r w:rsidRPr="00EC5D88">
                            <w:rPr>
                              <w:rFonts w:cs="Times New Roman"/>
                              <w:b/>
                              <w:bCs/>
                              <w:color w:val="4A9A82" w:themeColor="accent3" w:themeShade="BF"/>
                            </w:rPr>
                            <w:t>DESIGN AND IMPLEMENTATION OF A</w:t>
                          </w:r>
                          <w:r w:rsidR="00245F67" w:rsidRPr="00EC5D88">
                            <w:rPr>
                              <w:rFonts w:cs="Times New Roman"/>
                              <w:b/>
                              <w:bCs/>
                              <w:color w:val="4A9A82" w:themeColor="accent3" w:themeShade="BF"/>
                            </w:rPr>
                            <w:t xml:space="preserve"> </w:t>
                          </w:r>
                          <w:r w:rsidRPr="00EC5D88">
                            <w:rPr>
                              <w:rFonts w:cs="Times New Roman"/>
                              <w:b/>
                              <w:bCs/>
                              <w:color w:val="4A9A82" w:themeColor="accent3" w:themeShade="BF"/>
                            </w:rPr>
                            <w:t>WEB</w:t>
                          </w:r>
                          <w:r w:rsidR="00245F67" w:rsidRPr="00EC5D88">
                            <w:rPr>
                              <w:rFonts w:cs="Times New Roman"/>
                              <w:b/>
                              <w:bCs/>
                              <w:color w:val="4A9A82" w:themeColor="accent3" w:themeShade="BF"/>
                            </w:rPr>
                            <w:t xml:space="preserve"> </w:t>
                          </w:r>
                          <w:r w:rsidRPr="00EC5D88">
                            <w:rPr>
                              <w:rFonts w:cs="Times New Roman"/>
                              <w:b/>
                              <w:bCs/>
                              <w:color w:val="4A9A82" w:themeColor="accent3" w:themeShade="BF"/>
                            </w:rPr>
                            <w:t xml:space="preserve">BASED ERP FOR </w:t>
                          </w:r>
                          <w:r w:rsidR="008A4886" w:rsidRPr="00EC5D88">
                            <w:rPr>
                              <w:rFonts w:cs="Times New Roman"/>
                              <w:b/>
                              <w:bCs/>
                              <w:color w:val="4A9A82" w:themeColor="accent3" w:themeShade="BF"/>
                            </w:rPr>
                            <w:t>SME</w:t>
                          </w:r>
                        </w:p>
                        <w:p w14:paraId="769D4B8B" w14:textId="4D2D8D7B" w:rsidR="00813F6A" w:rsidRPr="00E4453C" w:rsidRDefault="00813F6A" w:rsidP="00813F6A">
                          <w:pPr>
                            <w:jc w:val="center"/>
                            <w:rPr>
                              <w:color w:val="75BDA7" w:themeColor="accent3"/>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F1B59D" id="Rectangle: Diagonal Corners Rounded 8" o:spid="_x0000_s1069" style="position:absolute;left:0;text-align:left;margin-left:70.8pt;margin-top:-27.6pt;width:311.2pt;height:52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952240,660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" adj="-11796480,,5400" path="m58386,l3622040,v182364,,330200,147836,330200,330200l3952240,602014v,32246,-26140,58386,-58386,58386l330200,660400c147836,660400,,512564,,330200l,58386c,26140,26140,,58386,xe" fillcolor="white [3212]" strokecolor="#75bda7 [3206]" strokeweight="1pt">
              <v:stroke joinstyle="miter"/>
              <v:formulas/>
              <v:path arrowok="t" o:connecttype="custom" o:connectlocs="58386,0;3622040,0;3952240,330200;3952240,602014;3893854,660400;330200,660400;0,330200;0,58386;58386,0" o:connectangles="0,0,0,0,0,0,0,0,0" textboxrect="0,0,3952240,660400"/>
              <v:textbox>
                <w:txbxContent>
                  <w:p w14:paraId="1CA2603A" w14:textId="45389EDC" w:rsidR="00E4453C" w:rsidRPr="00EC5D88" w:rsidRDefault="00E4453C" w:rsidP="00245F67">
                    <w:pPr>
                      <w:jc w:val="center"/>
                      <w:rPr>
                        <w:rFonts w:cs="Times New Roman"/>
                        <w:b/>
                        <w:bCs/>
                        <w:color w:val="4A9A82" w:themeColor="accent3" w:themeShade="BF"/>
                      </w:rPr>
                    </w:pPr>
                    <w:r w:rsidRPr="00EC5D88">
                      <w:rPr>
                        <w:rFonts w:cs="Times New Roman"/>
                        <w:b/>
                        <w:bCs/>
                        <w:color w:val="4A9A82" w:themeColor="accent3" w:themeShade="BF"/>
                      </w:rPr>
                      <w:t>DESIGN AND IMPLEMENTATION OF A</w:t>
                    </w:r>
                    <w:r w:rsidR="00245F67" w:rsidRPr="00EC5D88">
                      <w:rPr>
                        <w:rFonts w:cs="Times New Roman"/>
                        <w:b/>
                        <w:bCs/>
                        <w:color w:val="4A9A82" w:themeColor="accent3" w:themeShade="BF"/>
                      </w:rPr>
                      <w:t xml:space="preserve"> </w:t>
                    </w:r>
                    <w:r w:rsidRPr="00EC5D88">
                      <w:rPr>
                        <w:rFonts w:cs="Times New Roman"/>
                        <w:b/>
                        <w:bCs/>
                        <w:color w:val="4A9A82" w:themeColor="accent3" w:themeShade="BF"/>
                      </w:rPr>
                      <w:t>WEB</w:t>
                    </w:r>
                    <w:r w:rsidR="00245F67" w:rsidRPr="00EC5D88">
                      <w:rPr>
                        <w:rFonts w:cs="Times New Roman"/>
                        <w:b/>
                        <w:bCs/>
                        <w:color w:val="4A9A82" w:themeColor="accent3" w:themeShade="BF"/>
                      </w:rPr>
                      <w:t xml:space="preserve"> </w:t>
                    </w:r>
                    <w:r w:rsidRPr="00EC5D88">
                      <w:rPr>
                        <w:rFonts w:cs="Times New Roman"/>
                        <w:b/>
                        <w:bCs/>
                        <w:color w:val="4A9A82" w:themeColor="accent3" w:themeShade="BF"/>
                      </w:rPr>
                      <w:t xml:space="preserve">BASED ERP FOR </w:t>
                    </w:r>
                    <w:r w:rsidR="008A4886" w:rsidRPr="00EC5D88">
                      <w:rPr>
                        <w:rFonts w:cs="Times New Roman"/>
                        <w:b/>
                        <w:bCs/>
                        <w:color w:val="4A9A82" w:themeColor="accent3" w:themeShade="BF"/>
                      </w:rPr>
                      <w:t>SME</w:t>
                    </w:r>
                  </w:p>
                  <w:p w14:paraId="769D4B8B" w14:textId="4D2D8D7B" w:rsidR="00813F6A" w:rsidRPr="00E4453C" w:rsidRDefault="00813F6A" w:rsidP="00813F6A">
                    <w:pPr>
                      <w:jc w:val="center"/>
                      <w:rPr>
                        <w:color w:val="75BDA7" w:themeColor="accent3"/>
                        <w:sz w:val="16"/>
                        <w:szCs w:val="16"/>
                      </w:rPr>
                    </w:pPr>
                  </w:p>
                </w:txbxContent>
              </v:textbox>
            </v:shape>
          </w:pict>
        </mc:Fallback>
      </mc:AlternateContent>
    </w:r>
    <w:r w:rsidR="00407335">
      <w:rPr>
        <w:rFonts w:cs="Times New Roman"/>
        <w:noProof/>
      </w:rPr>
      <mc:AlternateContent>
        <mc:Choice Requires="wps">
          <w:drawing>
            <wp:anchor distT="0" distB="0" distL="114300" distR="114300" simplePos="0" relativeHeight="251658242" behindDoc="0" locked="0" layoutInCell="1" allowOverlap="1" wp14:anchorId="65DA6252" wp14:editId="7B3FCDFD">
              <wp:simplePos x="0" y="0"/>
              <wp:positionH relativeFrom="margin">
                <wp:align>center</wp:align>
              </wp:positionH>
              <wp:positionV relativeFrom="paragraph">
                <wp:posOffset>373380</wp:posOffset>
              </wp:positionV>
              <wp:extent cx="6761019" cy="45719"/>
              <wp:effectExtent l="0" t="0" r="20955" b="12065"/>
              <wp:wrapNone/>
              <wp:docPr id="240194368" name="Rectangle: Diagonal Corners Snipped 7"/>
              <wp:cNvGraphicFramePr/>
              <a:graphic xmlns:a="http://schemas.openxmlformats.org/drawingml/2006/main">
                <a:graphicData uri="http://schemas.microsoft.com/office/word/2010/wordprocessingShape">
                  <wps:wsp>
                    <wps:cNvSpPr/>
                    <wps:spPr>
                      <a:xfrm>
                        <a:off x="0" y="0"/>
                        <a:ext cx="6761019" cy="45719"/>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3A8BA3" id="Rectangle: Diagonal Corners Snipped 7" o:spid="_x0000_s1026" style="position:absolute;margin-left:0;margin-top:29.4pt;width:532.35pt;height:3.6pt;z-index:251658242;visibility:visible;mso-wrap-style:square;mso-wrap-distance-left:9pt;mso-wrap-distance-top:0;mso-wrap-distance-right:9pt;mso-wrap-distance-bottom:0;mso-position-horizontal:center;mso-position-horizontal-relative:margin;mso-position-vertical:absolute;mso-position-vertical-relative:text;v-text-anchor:middle" coordsize="676101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" path="m,l6753399,r7620,7620l6761019,45719r,l7620,45719,,38099,,xe" fillcolor="#3494ba [3204]" strokecolor="#07151b [484]" strokeweight="1pt">
              <v:path arrowok="t" o:connecttype="custom" o:connectlocs="0,0;6753399,0;6761019,7620;6761019,45719;6761019,45719;7620,45719;0,38099;0,0" o:connectangles="0,0,0,0,0,0,0,0"/>
              <w10:wrap anchorx="margin"/>
            </v:shape>
          </w:pict>
        </mc:Fallback>
      </mc:AlternateContent>
    </w:r>
    <w:r w:rsidR="003C7230" w:rsidRPr="00244A9F">
      <w:rPr>
        <w:rFonts w:cs="Times New Roman"/>
        <w:noProof/>
      </w:rPr>
      <w:drawing>
        <wp:anchor distT="0" distB="0" distL="114300" distR="114300" simplePos="0" relativeHeight="251658240" behindDoc="0" locked="0" layoutInCell="1" allowOverlap="1" wp14:anchorId="3B77AF81" wp14:editId="6C9CB155">
          <wp:simplePos x="0" y="0"/>
          <wp:positionH relativeFrom="margin">
            <wp:align>left</wp:align>
          </wp:positionH>
          <wp:positionV relativeFrom="paragraph">
            <wp:posOffset>-319059</wp:posOffset>
          </wp:positionV>
          <wp:extent cx="796290" cy="615950"/>
          <wp:effectExtent l="0" t="0" r="3810" b="0"/>
          <wp:wrapSquare wrapText="bothSides"/>
          <wp:docPr id="2032636551" name="Picture 2" descr="IAI Cameroun — 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I Cameroun — Accuei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615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9BF"/>
    <w:multiLevelType w:val="multilevel"/>
    <w:tmpl w:val="EEF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289"/>
    <w:multiLevelType w:val="hybridMultilevel"/>
    <w:tmpl w:val="68AAC8FA"/>
    <w:lvl w:ilvl="0" w:tplc="5CB4D4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A00F6"/>
    <w:multiLevelType w:val="multilevel"/>
    <w:tmpl w:val="0F2C635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31A6"/>
    <w:multiLevelType w:val="hybridMultilevel"/>
    <w:tmpl w:val="1F0C68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25DD8"/>
    <w:multiLevelType w:val="hybridMultilevel"/>
    <w:tmpl w:val="52FCE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57A85"/>
    <w:multiLevelType w:val="hybridMultilevel"/>
    <w:tmpl w:val="4218EFC0"/>
    <w:lvl w:ilvl="0" w:tplc="4B00AB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A7BE9"/>
    <w:multiLevelType w:val="hybridMultilevel"/>
    <w:tmpl w:val="1D548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56C5D"/>
    <w:multiLevelType w:val="hybridMultilevel"/>
    <w:tmpl w:val="64F8F3AA"/>
    <w:lvl w:ilvl="0" w:tplc="20EED0DE">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27A02A5"/>
    <w:multiLevelType w:val="hybridMultilevel"/>
    <w:tmpl w:val="14CC5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E7516"/>
    <w:multiLevelType w:val="hybridMultilevel"/>
    <w:tmpl w:val="C09E1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047C4"/>
    <w:multiLevelType w:val="hybridMultilevel"/>
    <w:tmpl w:val="8BE0B6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3C252B"/>
    <w:multiLevelType w:val="hybridMultilevel"/>
    <w:tmpl w:val="4C946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5697C"/>
    <w:multiLevelType w:val="hybridMultilevel"/>
    <w:tmpl w:val="973C3E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87373"/>
    <w:multiLevelType w:val="hybridMultilevel"/>
    <w:tmpl w:val="B0F09A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8F5B49"/>
    <w:multiLevelType w:val="hybridMultilevel"/>
    <w:tmpl w:val="2BE663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8E1424"/>
    <w:multiLevelType w:val="hybridMultilevel"/>
    <w:tmpl w:val="B43A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73369D"/>
    <w:multiLevelType w:val="hybridMultilevel"/>
    <w:tmpl w:val="E328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BD0959"/>
    <w:multiLevelType w:val="hybridMultilevel"/>
    <w:tmpl w:val="78AA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B65C0"/>
    <w:multiLevelType w:val="multilevel"/>
    <w:tmpl w:val="35C4148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363A2"/>
    <w:multiLevelType w:val="hybridMultilevel"/>
    <w:tmpl w:val="1290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25B26"/>
    <w:multiLevelType w:val="hybridMultilevel"/>
    <w:tmpl w:val="E65CEBA2"/>
    <w:lvl w:ilvl="0" w:tplc="CEDA24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906C5C"/>
    <w:multiLevelType w:val="hybridMultilevel"/>
    <w:tmpl w:val="CE16B1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15E6B"/>
    <w:multiLevelType w:val="hybridMultilevel"/>
    <w:tmpl w:val="D58A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24BD9"/>
    <w:multiLevelType w:val="hybridMultilevel"/>
    <w:tmpl w:val="C412A2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074663"/>
    <w:multiLevelType w:val="hybridMultilevel"/>
    <w:tmpl w:val="C8FE5F38"/>
    <w:lvl w:ilvl="0" w:tplc="216EF0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4113A5"/>
    <w:multiLevelType w:val="hybridMultilevel"/>
    <w:tmpl w:val="C120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B2572"/>
    <w:multiLevelType w:val="hybridMultilevel"/>
    <w:tmpl w:val="7EE6BCBC"/>
    <w:lvl w:ilvl="0" w:tplc="6DF4A1A4">
      <w:start w:val="1"/>
      <w:numFmt w:val="upperRoman"/>
      <w:lvlText w:val="%1."/>
      <w:lvlJc w:val="left"/>
      <w:pPr>
        <w:ind w:left="2160" w:hanging="144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A63092"/>
    <w:multiLevelType w:val="hybridMultilevel"/>
    <w:tmpl w:val="3E06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75077B"/>
    <w:multiLevelType w:val="hybridMultilevel"/>
    <w:tmpl w:val="A0F43EAE"/>
    <w:lvl w:ilvl="0" w:tplc="0CA20198">
      <w:start w:val="1"/>
      <w:numFmt w:val="upperRoman"/>
      <w:lvlText w:val="%1."/>
      <w:lvlJc w:val="left"/>
      <w:pPr>
        <w:ind w:left="1968" w:hanging="528"/>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1A579E"/>
    <w:multiLevelType w:val="hybridMultilevel"/>
    <w:tmpl w:val="7ABCE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A2BC7"/>
    <w:multiLevelType w:val="multilevel"/>
    <w:tmpl w:val="4B4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24F8D"/>
    <w:multiLevelType w:val="hybridMultilevel"/>
    <w:tmpl w:val="BFEC3A20"/>
    <w:lvl w:ilvl="0" w:tplc="C8980B7A">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D5184B"/>
    <w:multiLevelType w:val="hybridMultilevel"/>
    <w:tmpl w:val="F44804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0705EA"/>
    <w:multiLevelType w:val="hybridMultilevel"/>
    <w:tmpl w:val="BDBE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1A47FD"/>
    <w:multiLevelType w:val="hybridMultilevel"/>
    <w:tmpl w:val="759447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C27811"/>
    <w:multiLevelType w:val="hybridMultilevel"/>
    <w:tmpl w:val="0992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3948F0"/>
    <w:multiLevelType w:val="multilevel"/>
    <w:tmpl w:val="145443C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3641C"/>
    <w:multiLevelType w:val="hybridMultilevel"/>
    <w:tmpl w:val="85F6A5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AD5A86"/>
    <w:multiLevelType w:val="multilevel"/>
    <w:tmpl w:val="2AF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D1294"/>
    <w:multiLevelType w:val="hybridMultilevel"/>
    <w:tmpl w:val="AE9E5650"/>
    <w:lvl w:ilvl="0" w:tplc="0748BD5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5E053B8"/>
    <w:multiLevelType w:val="hybridMultilevel"/>
    <w:tmpl w:val="450C4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3E723F"/>
    <w:multiLevelType w:val="hybridMultilevel"/>
    <w:tmpl w:val="2C38BACE"/>
    <w:lvl w:ilvl="0" w:tplc="8A6CDAAA">
      <w:start w:val="1"/>
      <w:numFmt w:val="upperRoman"/>
      <w:lvlText w:val="%1."/>
      <w:lvlJc w:val="left"/>
      <w:pPr>
        <w:ind w:left="2160" w:hanging="144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537454"/>
    <w:multiLevelType w:val="hybridMultilevel"/>
    <w:tmpl w:val="8FD2F890"/>
    <w:lvl w:ilvl="0" w:tplc="B8C4A738">
      <w:start w:val="1"/>
      <w:numFmt w:val="upperRoman"/>
      <w:lvlText w:val="%1."/>
      <w:lvlJc w:val="left"/>
      <w:pPr>
        <w:ind w:left="720" w:firstLine="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C22014"/>
    <w:multiLevelType w:val="multilevel"/>
    <w:tmpl w:val="3F421BC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F0F64"/>
    <w:multiLevelType w:val="multilevel"/>
    <w:tmpl w:val="682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E22B3B"/>
    <w:multiLevelType w:val="multilevel"/>
    <w:tmpl w:val="6DF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B7E97"/>
    <w:multiLevelType w:val="multilevel"/>
    <w:tmpl w:val="DC4E30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upperLetter"/>
      <w:lvlText w:val="%3."/>
      <w:lvlJc w:val="left"/>
      <w:pPr>
        <w:ind w:left="2160" w:hanging="360"/>
      </w:pPr>
      <w:rPr>
        <w:rFonts w:hint="default"/>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D7C65"/>
    <w:multiLevelType w:val="multilevel"/>
    <w:tmpl w:val="E22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11F5B"/>
    <w:multiLevelType w:val="hybridMultilevel"/>
    <w:tmpl w:val="2534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3D6745"/>
    <w:multiLevelType w:val="hybridMultilevel"/>
    <w:tmpl w:val="2F5E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5A0E85"/>
    <w:multiLevelType w:val="hybridMultilevel"/>
    <w:tmpl w:val="801C2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EB27AE"/>
    <w:multiLevelType w:val="multilevel"/>
    <w:tmpl w:val="59380AC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324653">
    <w:abstractNumId w:val="16"/>
  </w:num>
  <w:num w:numId="2" w16cid:durableId="439834819">
    <w:abstractNumId w:val="49"/>
  </w:num>
  <w:num w:numId="3" w16cid:durableId="1690446386">
    <w:abstractNumId w:val="0"/>
  </w:num>
  <w:num w:numId="4" w16cid:durableId="2035425174">
    <w:abstractNumId w:val="39"/>
  </w:num>
  <w:num w:numId="5" w16cid:durableId="1625841170">
    <w:abstractNumId w:val="1"/>
  </w:num>
  <w:num w:numId="6" w16cid:durableId="1968663606">
    <w:abstractNumId w:val="51"/>
  </w:num>
  <w:num w:numId="7" w16cid:durableId="1706952652">
    <w:abstractNumId w:val="9"/>
  </w:num>
  <w:num w:numId="8" w16cid:durableId="1561477934">
    <w:abstractNumId w:val="48"/>
  </w:num>
  <w:num w:numId="9" w16cid:durableId="1268930252">
    <w:abstractNumId w:val="7"/>
  </w:num>
  <w:num w:numId="10" w16cid:durableId="1630669913">
    <w:abstractNumId w:val="44"/>
  </w:num>
  <w:num w:numId="11" w16cid:durableId="145779399">
    <w:abstractNumId w:val="43"/>
  </w:num>
  <w:num w:numId="12" w16cid:durableId="663362770">
    <w:abstractNumId w:val="38"/>
  </w:num>
  <w:num w:numId="13" w16cid:durableId="1344089631">
    <w:abstractNumId w:val="28"/>
  </w:num>
  <w:num w:numId="14" w16cid:durableId="292491324">
    <w:abstractNumId w:val="6"/>
  </w:num>
  <w:num w:numId="15" w16cid:durableId="1325430434">
    <w:abstractNumId w:val="30"/>
  </w:num>
  <w:num w:numId="16" w16cid:durableId="374936625">
    <w:abstractNumId w:val="12"/>
  </w:num>
  <w:num w:numId="17" w16cid:durableId="1552303446">
    <w:abstractNumId w:val="2"/>
  </w:num>
  <w:num w:numId="18" w16cid:durableId="909272709">
    <w:abstractNumId w:val="13"/>
  </w:num>
  <w:num w:numId="19" w16cid:durableId="605892130">
    <w:abstractNumId w:val="36"/>
  </w:num>
  <w:num w:numId="20" w16cid:durableId="1203666909">
    <w:abstractNumId w:val="18"/>
  </w:num>
  <w:num w:numId="21" w16cid:durableId="204294003">
    <w:abstractNumId w:val="34"/>
  </w:num>
  <w:num w:numId="22" w16cid:durableId="1207255910">
    <w:abstractNumId w:val="23"/>
  </w:num>
  <w:num w:numId="23" w16cid:durableId="1004824962">
    <w:abstractNumId w:val="45"/>
  </w:num>
  <w:num w:numId="24" w16cid:durableId="60907262">
    <w:abstractNumId w:val="47"/>
  </w:num>
  <w:num w:numId="25" w16cid:durableId="2006739412">
    <w:abstractNumId w:val="46"/>
  </w:num>
  <w:num w:numId="26" w16cid:durableId="1311446813">
    <w:abstractNumId w:val="42"/>
  </w:num>
  <w:num w:numId="27" w16cid:durableId="130951328">
    <w:abstractNumId w:val="4"/>
  </w:num>
  <w:num w:numId="28" w16cid:durableId="11537279">
    <w:abstractNumId w:val="17"/>
  </w:num>
  <w:num w:numId="29" w16cid:durableId="2071921335">
    <w:abstractNumId w:val="29"/>
  </w:num>
  <w:num w:numId="30" w16cid:durableId="471562773">
    <w:abstractNumId w:val="22"/>
  </w:num>
  <w:num w:numId="31" w16cid:durableId="2013994574">
    <w:abstractNumId w:val="27"/>
  </w:num>
  <w:num w:numId="32" w16cid:durableId="1084104239">
    <w:abstractNumId w:val="19"/>
  </w:num>
  <w:num w:numId="33" w16cid:durableId="1566605131">
    <w:abstractNumId w:val="15"/>
  </w:num>
  <w:num w:numId="34" w16cid:durableId="761728911">
    <w:abstractNumId w:val="11"/>
  </w:num>
  <w:num w:numId="35" w16cid:durableId="423260773">
    <w:abstractNumId w:val="21"/>
  </w:num>
  <w:num w:numId="36" w16cid:durableId="872500031">
    <w:abstractNumId w:val="33"/>
  </w:num>
  <w:num w:numId="37" w16cid:durableId="1776707111">
    <w:abstractNumId w:val="26"/>
  </w:num>
  <w:num w:numId="38" w16cid:durableId="756944494">
    <w:abstractNumId w:val="50"/>
  </w:num>
  <w:num w:numId="39" w16cid:durableId="2092114290">
    <w:abstractNumId w:val="25"/>
  </w:num>
  <w:num w:numId="40" w16cid:durableId="594827703">
    <w:abstractNumId w:val="24"/>
  </w:num>
  <w:num w:numId="41" w16cid:durableId="16279709">
    <w:abstractNumId w:val="40"/>
  </w:num>
  <w:num w:numId="42" w16cid:durableId="1166625893">
    <w:abstractNumId w:val="3"/>
  </w:num>
  <w:num w:numId="43" w16cid:durableId="1929119088">
    <w:abstractNumId w:val="10"/>
  </w:num>
  <w:num w:numId="44" w16cid:durableId="2075812149">
    <w:abstractNumId w:val="32"/>
  </w:num>
  <w:num w:numId="45" w16cid:durableId="1043138903">
    <w:abstractNumId w:val="35"/>
  </w:num>
  <w:num w:numId="46" w16cid:durableId="374356563">
    <w:abstractNumId w:val="41"/>
  </w:num>
  <w:num w:numId="47" w16cid:durableId="245766040">
    <w:abstractNumId w:val="20"/>
  </w:num>
  <w:num w:numId="48" w16cid:durableId="1105727704">
    <w:abstractNumId w:val="31"/>
  </w:num>
  <w:num w:numId="49" w16cid:durableId="749234607">
    <w:abstractNumId w:val="5"/>
  </w:num>
  <w:num w:numId="50" w16cid:durableId="1585533984">
    <w:abstractNumId w:val="8"/>
  </w:num>
  <w:num w:numId="51" w16cid:durableId="1923247970">
    <w:abstractNumId w:val="37"/>
  </w:num>
  <w:num w:numId="52" w16cid:durableId="640110157">
    <w:abstractNumId w:val="14"/>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ado Temgoua">
    <w15:presenceInfo w15:providerId="Windows Live" w15:userId="56ad1378feff7a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22"/>
    <w:rsid w:val="000046ED"/>
    <w:rsid w:val="000047EC"/>
    <w:rsid w:val="00010718"/>
    <w:rsid w:val="00022B1D"/>
    <w:rsid w:val="000307A6"/>
    <w:rsid w:val="00030DEC"/>
    <w:rsid w:val="00030E48"/>
    <w:rsid w:val="00036698"/>
    <w:rsid w:val="00036B3B"/>
    <w:rsid w:val="0004386E"/>
    <w:rsid w:val="00044E83"/>
    <w:rsid w:val="00051732"/>
    <w:rsid w:val="0005372C"/>
    <w:rsid w:val="00054D02"/>
    <w:rsid w:val="0005564E"/>
    <w:rsid w:val="00056D4D"/>
    <w:rsid w:val="0006010A"/>
    <w:rsid w:val="00065203"/>
    <w:rsid w:val="0007139F"/>
    <w:rsid w:val="00071B07"/>
    <w:rsid w:val="0007227A"/>
    <w:rsid w:val="00072631"/>
    <w:rsid w:val="00076F97"/>
    <w:rsid w:val="00080595"/>
    <w:rsid w:val="0008317E"/>
    <w:rsid w:val="00085A57"/>
    <w:rsid w:val="00087AF6"/>
    <w:rsid w:val="000917BE"/>
    <w:rsid w:val="00094087"/>
    <w:rsid w:val="000945D1"/>
    <w:rsid w:val="0009568E"/>
    <w:rsid w:val="000A3937"/>
    <w:rsid w:val="000A73E9"/>
    <w:rsid w:val="000B1AC7"/>
    <w:rsid w:val="000B5612"/>
    <w:rsid w:val="000C20AA"/>
    <w:rsid w:val="000C319C"/>
    <w:rsid w:val="000C49EB"/>
    <w:rsid w:val="000C72FB"/>
    <w:rsid w:val="000D06EE"/>
    <w:rsid w:val="000D0B84"/>
    <w:rsid w:val="000D37C4"/>
    <w:rsid w:val="000D491A"/>
    <w:rsid w:val="000D6B03"/>
    <w:rsid w:val="000D70C8"/>
    <w:rsid w:val="000E03EE"/>
    <w:rsid w:val="000E5151"/>
    <w:rsid w:val="000E5F09"/>
    <w:rsid w:val="00102FAD"/>
    <w:rsid w:val="001031D6"/>
    <w:rsid w:val="00104B24"/>
    <w:rsid w:val="00110B86"/>
    <w:rsid w:val="001174CF"/>
    <w:rsid w:val="00122E1B"/>
    <w:rsid w:val="00124539"/>
    <w:rsid w:val="0012529A"/>
    <w:rsid w:val="00125D54"/>
    <w:rsid w:val="001273CE"/>
    <w:rsid w:val="00131C7C"/>
    <w:rsid w:val="00132486"/>
    <w:rsid w:val="00135A98"/>
    <w:rsid w:val="0014028D"/>
    <w:rsid w:val="001415D5"/>
    <w:rsid w:val="00142AF4"/>
    <w:rsid w:val="001475E9"/>
    <w:rsid w:val="001561E1"/>
    <w:rsid w:val="00160259"/>
    <w:rsid w:val="001604BE"/>
    <w:rsid w:val="0016063F"/>
    <w:rsid w:val="00162958"/>
    <w:rsid w:val="00162F8D"/>
    <w:rsid w:val="00163A83"/>
    <w:rsid w:val="001641CE"/>
    <w:rsid w:val="001652A4"/>
    <w:rsid w:val="00165C04"/>
    <w:rsid w:val="00166519"/>
    <w:rsid w:val="00167E8C"/>
    <w:rsid w:val="00172171"/>
    <w:rsid w:val="001748F2"/>
    <w:rsid w:val="00174BA4"/>
    <w:rsid w:val="001774E2"/>
    <w:rsid w:val="00177DE4"/>
    <w:rsid w:val="00181E37"/>
    <w:rsid w:val="00182EA5"/>
    <w:rsid w:val="00187238"/>
    <w:rsid w:val="001926B2"/>
    <w:rsid w:val="00195949"/>
    <w:rsid w:val="00195F15"/>
    <w:rsid w:val="001A36D9"/>
    <w:rsid w:val="001B1F21"/>
    <w:rsid w:val="001B20C2"/>
    <w:rsid w:val="001B7117"/>
    <w:rsid w:val="001B7AC3"/>
    <w:rsid w:val="001C57A0"/>
    <w:rsid w:val="001C67F7"/>
    <w:rsid w:val="001D6CA6"/>
    <w:rsid w:val="001E178C"/>
    <w:rsid w:val="001E7310"/>
    <w:rsid w:val="001F6CE5"/>
    <w:rsid w:val="00201CA2"/>
    <w:rsid w:val="00202C71"/>
    <w:rsid w:val="002063CC"/>
    <w:rsid w:val="002071FF"/>
    <w:rsid w:val="002115B4"/>
    <w:rsid w:val="0021458C"/>
    <w:rsid w:val="0021728E"/>
    <w:rsid w:val="00217655"/>
    <w:rsid w:val="00220C5E"/>
    <w:rsid w:val="002227EC"/>
    <w:rsid w:val="00224596"/>
    <w:rsid w:val="00225355"/>
    <w:rsid w:val="00225CE7"/>
    <w:rsid w:val="00227FB4"/>
    <w:rsid w:val="00232D0D"/>
    <w:rsid w:val="00233077"/>
    <w:rsid w:val="00233DA5"/>
    <w:rsid w:val="002340D2"/>
    <w:rsid w:val="00234C43"/>
    <w:rsid w:val="00236DE0"/>
    <w:rsid w:val="00237AA9"/>
    <w:rsid w:val="00237D72"/>
    <w:rsid w:val="00244A9F"/>
    <w:rsid w:val="00245F67"/>
    <w:rsid w:val="00246458"/>
    <w:rsid w:val="00247511"/>
    <w:rsid w:val="00247C15"/>
    <w:rsid w:val="0026709B"/>
    <w:rsid w:val="00270E4A"/>
    <w:rsid w:val="002768A8"/>
    <w:rsid w:val="0028673F"/>
    <w:rsid w:val="0029019B"/>
    <w:rsid w:val="00294CB4"/>
    <w:rsid w:val="00295C4B"/>
    <w:rsid w:val="002A2E88"/>
    <w:rsid w:val="002A60FF"/>
    <w:rsid w:val="002A6833"/>
    <w:rsid w:val="002C3826"/>
    <w:rsid w:val="002D076B"/>
    <w:rsid w:val="002E6725"/>
    <w:rsid w:val="002F3267"/>
    <w:rsid w:val="002F3F8B"/>
    <w:rsid w:val="003020CE"/>
    <w:rsid w:val="003120FC"/>
    <w:rsid w:val="0031359C"/>
    <w:rsid w:val="00331114"/>
    <w:rsid w:val="00337CB8"/>
    <w:rsid w:val="00340CCA"/>
    <w:rsid w:val="003411D7"/>
    <w:rsid w:val="00341786"/>
    <w:rsid w:val="00345860"/>
    <w:rsid w:val="00350F52"/>
    <w:rsid w:val="00360244"/>
    <w:rsid w:val="00366429"/>
    <w:rsid w:val="0036756D"/>
    <w:rsid w:val="003720D4"/>
    <w:rsid w:val="00372B64"/>
    <w:rsid w:val="00373F81"/>
    <w:rsid w:val="00374BBD"/>
    <w:rsid w:val="00381293"/>
    <w:rsid w:val="003844E1"/>
    <w:rsid w:val="00384EBE"/>
    <w:rsid w:val="00384F7F"/>
    <w:rsid w:val="00385A9E"/>
    <w:rsid w:val="003914D7"/>
    <w:rsid w:val="00392F72"/>
    <w:rsid w:val="00393389"/>
    <w:rsid w:val="00394282"/>
    <w:rsid w:val="003A36B9"/>
    <w:rsid w:val="003A7F0D"/>
    <w:rsid w:val="003B172B"/>
    <w:rsid w:val="003B2C4C"/>
    <w:rsid w:val="003B43AD"/>
    <w:rsid w:val="003B4C22"/>
    <w:rsid w:val="003B4CEE"/>
    <w:rsid w:val="003C4B2F"/>
    <w:rsid w:val="003C65AB"/>
    <w:rsid w:val="003C7230"/>
    <w:rsid w:val="003D1357"/>
    <w:rsid w:val="003D488A"/>
    <w:rsid w:val="003D683C"/>
    <w:rsid w:val="003E0DF3"/>
    <w:rsid w:val="003E174F"/>
    <w:rsid w:val="003E346E"/>
    <w:rsid w:val="003E5DCB"/>
    <w:rsid w:val="003E7BA7"/>
    <w:rsid w:val="003F0080"/>
    <w:rsid w:val="003F4021"/>
    <w:rsid w:val="003F504C"/>
    <w:rsid w:val="00402478"/>
    <w:rsid w:val="004031FE"/>
    <w:rsid w:val="00403238"/>
    <w:rsid w:val="00407335"/>
    <w:rsid w:val="0041065C"/>
    <w:rsid w:val="0041488A"/>
    <w:rsid w:val="0042229E"/>
    <w:rsid w:val="00427DE4"/>
    <w:rsid w:val="00430C4D"/>
    <w:rsid w:val="0043137C"/>
    <w:rsid w:val="0043358C"/>
    <w:rsid w:val="0043453F"/>
    <w:rsid w:val="00440B4D"/>
    <w:rsid w:val="00445580"/>
    <w:rsid w:val="004468EA"/>
    <w:rsid w:val="00454106"/>
    <w:rsid w:val="0045455A"/>
    <w:rsid w:val="00455A6B"/>
    <w:rsid w:val="00460F11"/>
    <w:rsid w:val="004657D8"/>
    <w:rsid w:val="00465875"/>
    <w:rsid w:val="004661B3"/>
    <w:rsid w:val="0047462A"/>
    <w:rsid w:val="00476CA4"/>
    <w:rsid w:val="0048741F"/>
    <w:rsid w:val="00487687"/>
    <w:rsid w:val="00493DA5"/>
    <w:rsid w:val="0049566C"/>
    <w:rsid w:val="004963A9"/>
    <w:rsid w:val="004A1FE1"/>
    <w:rsid w:val="004A2D55"/>
    <w:rsid w:val="004D30E0"/>
    <w:rsid w:val="004D528D"/>
    <w:rsid w:val="004D5CA0"/>
    <w:rsid w:val="004E25FD"/>
    <w:rsid w:val="004E6808"/>
    <w:rsid w:val="004F66D6"/>
    <w:rsid w:val="0050101D"/>
    <w:rsid w:val="005031D6"/>
    <w:rsid w:val="005069FC"/>
    <w:rsid w:val="00526DFC"/>
    <w:rsid w:val="00530225"/>
    <w:rsid w:val="005311FF"/>
    <w:rsid w:val="00535AFB"/>
    <w:rsid w:val="005374F8"/>
    <w:rsid w:val="005400DC"/>
    <w:rsid w:val="00540748"/>
    <w:rsid w:val="005453E2"/>
    <w:rsid w:val="00545DD7"/>
    <w:rsid w:val="00547E49"/>
    <w:rsid w:val="00556FCB"/>
    <w:rsid w:val="0056130A"/>
    <w:rsid w:val="00565709"/>
    <w:rsid w:val="00570054"/>
    <w:rsid w:val="00584E2A"/>
    <w:rsid w:val="00586B6E"/>
    <w:rsid w:val="00590E3D"/>
    <w:rsid w:val="005921B9"/>
    <w:rsid w:val="00592C89"/>
    <w:rsid w:val="005C245D"/>
    <w:rsid w:val="005C25E2"/>
    <w:rsid w:val="005C51BB"/>
    <w:rsid w:val="005C631D"/>
    <w:rsid w:val="005D313E"/>
    <w:rsid w:val="005D3BD7"/>
    <w:rsid w:val="005D5418"/>
    <w:rsid w:val="005E17C1"/>
    <w:rsid w:val="005E42B1"/>
    <w:rsid w:val="005E7A3E"/>
    <w:rsid w:val="005F1B58"/>
    <w:rsid w:val="005F21E7"/>
    <w:rsid w:val="00600343"/>
    <w:rsid w:val="0060242F"/>
    <w:rsid w:val="0060449C"/>
    <w:rsid w:val="00604546"/>
    <w:rsid w:val="006062F8"/>
    <w:rsid w:val="006104E3"/>
    <w:rsid w:val="00615B9E"/>
    <w:rsid w:val="00623FE1"/>
    <w:rsid w:val="00626296"/>
    <w:rsid w:val="0063095E"/>
    <w:rsid w:val="00631A04"/>
    <w:rsid w:val="00644FD0"/>
    <w:rsid w:val="00652779"/>
    <w:rsid w:val="00652BA5"/>
    <w:rsid w:val="006543AE"/>
    <w:rsid w:val="006562E0"/>
    <w:rsid w:val="00673097"/>
    <w:rsid w:val="00675D6A"/>
    <w:rsid w:val="00686561"/>
    <w:rsid w:val="006914DF"/>
    <w:rsid w:val="00691AEE"/>
    <w:rsid w:val="00691C5E"/>
    <w:rsid w:val="006A03BC"/>
    <w:rsid w:val="006A6681"/>
    <w:rsid w:val="006C292D"/>
    <w:rsid w:val="006C3514"/>
    <w:rsid w:val="006C7CF8"/>
    <w:rsid w:val="006F38FF"/>
    <w:rsid w:val="006F4C26"/>
    <w:rsid w:val="0070086B"/>
    <w:rsid w:val="00701CC7"/>
    <w:rsid w:val="00702081"/>
    <w:rsid w:val="00704C0B"/>
    <w:rsid w:val="0070537B"/>
    <w:rsid w:val="0070704E"/>
    <w:rsid w:val="00710D18"/>
    <w:rsid w:val="00713FC9"/>
    <w:rsid w:val="00721740"/>
    <w:rsid w:val="00723DB1"/>
    <w:rsid w:val="007311BD"/>
    <w:rsid w:val="007374D7"/>
    <w:rsid w:val="00740A9B"/>
    <w:rsid w:val="00752BA8"/>
    <w:rsid w:val="00755A6A"/>
    <w:rsid w:val="00756942"/>
    <w:rsid w:val="007605B8"/>
    <w:rsid w:val="007705F3"/>
    <w:rsid w:val="00773971"/>
    <w:rsid w:val="00777E90"/>
    <w:rsid w:val="007803EA"/>
    <w:rsid w:val="00781BBF"/>
    <w:rsid w:val="00782741"/>
    <w:rsid w:val="00782CF2"/>
    <w:rsid w:val="00783D8D"/>
    <w:rsid w:val="00786615"/>
    <w:rsid w:val="00792B4D"/>
    <w:rsid w:val="0079604C"/>
    <w:rsid w:val="007A09EC"/>
    <w:rsid w:val="007A0A97"/>
    <w:rsid w:val="007A1976"/>
    <w:rsid w:val="007A28E5"/>
    <w:rsid w:val="007A4BAC"/>
    <w:rsid w:val="007A65A3"/>
    <w:rsid w:val="007A7069"/>
    <w:rsid w:val="007B3326"/>
    <w:rsid w:val="007C0355"/>
    <w:rsid w:val="007C081C"/>
    <w:rsid w:val="007C3007"/>
    <w:rsid w:val="007C4906"/>
    <w:rsid w:val="007D1F29"/>
    <w:rsid w:val="007D4606"/>
    <w:rsid w:val="007D4773"/>
    <w:rsid w:val="007D698D"/>
    <w:rsid w:val="007D6B0C"/>
    <w:rsid w:val="007D6EFA"/>
    <w:rsid w:val="007D6F89"/>
    <w:rsid w:val="007E20E8"/>
    <w:rsid w:val="007E3358"/>
    <w:rsid w:val="007E7AA6"/>
    <w:rsid w:val="0080103F"/>
    <w:rsid w:val="0080423B"/>
    <w:rsid w:val="0081214A"/>
    <w:rsid w:val="00812CAA"/>
    <w:rsid w:val="00812FF7"/>
    <w:rsid w:val="00813F6A"/>
    <w:rsid w:val="00817E75"/>
    <w:rsid w:val="00817FD0"/>
    <w:rsid w:val="008269DF"/>
    <w:rsid w:val="00826F4E"/>
    <w:rsid w:val="00830487"/>
    <w:rsid w:val="00831A9D"/>
    <w:rsid w:val="00834A9C"/>
    <w:rsid w:val="0084203B"/>
    <w:rsid w:val="00843B32"/>
    <w:rsid w:val="008467CB"/>
    <w:rsid w:val="00847E45"/>
    <w:rsid w:val="008505F8"/>
    <w:rsid w:val="00851663"/>
    <w:rsid w:val="00857076"/>
    <w:rsid w:val="00861DAD"/>
    <w:rsid w:val="00863368"/>
    <w:rsid w:val="008634F2"/>
    <w:rsid w:val="00866871"/>
    <w:rsid w:val="008710BE"/>
    <w:rsid w:val="00876AA4"/>
    <w:rsid w:val="00882BB6"/>
    <w:rsid w:val="00885382"/>
    <w:rsid w:val="00890142"/>
    <w:rsid w:val="00890A67"/>
    <w:rsid w:val="00895662"/>
    <w:rsid w:val="008A4886"/>
    <w:rsid w:val="008A621E"/>
    <w:rsid w:val="008B049B"/>
    <w:rsid w:val="008B226D"/>
    <w:rsid w:val="008B46CD"/>
    <w:rsid w:val="008B54C2"/>
    <w:rsid w:val="008B6A9B"/>
    <w:rsid w:val="008C4724"/>
    <w:rsid w:val="008D1168"/>
    <w:rsid w:val="008D1664"/>
    <w:rsid w:val="008D1938"/>
    <w:rsid w:val="008D2639"/>
    <w:rsid w:val="008D29BF"/>
    <w:rsid w:val="008D4A2E"/>
    <w:rsid w:val="008D4BCE"/>
    <w:rsid w:val="008D4E66"/>
    <w:rsid w:val="008D6D19"/>
    <w:rsid w:val="008E456A"/>
    <w:rsid w:val="008E4E14"/>
    <w:rsid w:val="008E5090"/>
    <w:rsid w:val="008E53B6"/>
    <w:rsid w:val="008F56DC"/>
    <w:rsid w:val="008F7EA8"/>
    <w:rsid w:val="0090142D"/>
    <w:rsid w:val="0091061A"/>
    <w:rsid w:val="00916420"/>
    <w:rsid w:val="009166AC"/>
    <w:rsid w:val="00917C40"/>
    <w:rsid w:val="00917DE6"/>
    <w:rsid w:val="0092018A"/>
    <w:rsid w:val="00924A43"/>
    <w:rsid w:val="00924C31"/>
    <w:rsid w:val="00937369"/>
    <w:rsid w:val="00942F70"/>
    <w:rsid w:val="0094316C"/>
    <w:rsid w:val="009500C6"/>
    <w:rsid w:val="00954D3A"/>
    <w:rsid w:val="00962DCB"/>
    <w:rsid w:val="00966E74"/>
    <w:rsid w:val="00970C7B"/>
    <w:rsid w:val="00973932"/>
    <w:rsid w:val="00974939"/>
    <w:rsid w:val="00980171"/>
    <w:rsid w:val="00980B77"/>
    <w:rsid w:val="0099197F"/>
    <w:rsid w:val="009948D9"/>
    <w:rsid w:val="00997636"/>
    <w:rsid w:val="009A043F"/>
    <w:rsid w:val="009A0B21"/>
    <w:rsid w:val="009A49D8"/>
    <w:rsid w:val="009A7434"/>
    <w:rsid w:val="009A7FA8"/>
    <w:rsid w:val="009B083E"/>
    <w:rsid w:val="009B0B9C"/>
    <w:rsid w:val="009B145A"/>
    <w:rsid w:val="009C1C68"/>
    <w:rsid w:val="009C413C"/>
    <w:rsid w:val="009C4D79"/>
    <w:rsid w:val="009C73A6"/>
    <w:rsid w:val="009D2C37"/>
    <w:rsid w:val="009D32BC"/>
    <w:rsid w:val="009E1BE3"/>
    <w:rsid w:val="009F06EA"/>
    <w:rsid w:val="009F1382"/>
    <w:rsid w:val="009F4B5E"/>
    <w:rsid w:val="009F648F"/>
    <w:rsid w:val="00A00418"/>
    <w:rsid w:val="00A022A2"/>
    <w:rsid w:val="00A04D60"/>
    <w:rsid w:val="00A06F01"/>
    <w:rsid w:val="00A07E88"/>
    <w:rsid w:val="00A10F27"/>
    <w:rsid w:val="00A127C7"/>
    <w:rsid w:val="00A12BC9"/>
    <w:rsid w:val="00A135B8"/>
    <w:rsid w:val="00A1361E"/>
    <w:rsid w:val="00A15170"/>
    <w:rsid w:val="00A30419"/>
    <w:rsid w:val="00A32053"/>
    <w:rsid w:val="00A32943"/>
    <w:rsid w:val="00A337DD"/>
    <w:rsid w:val="00A33A0C"/>
    <w:rsid w:val="00A349F5"/>
    <w:rsid w:val="00A35498"/>
    <w:rsid w:val="00A36AD4"/>
    <w:rsid w:val="00A41D52"/>
    <w:rsid w:val="00A445B6"/>
    <w:rsid w:val="00A47E59"/>
    <w:rsid w:val="00A628CA"/>
    <w:rsid w:val="00A644CF"/>
    <w:rsid w:val="00A7054A"/>
    <w:rsid w:val="00A9145F"/>
    <w:rsid w:val="00A925E6"/>
    <w:rsid w:val="00A94734"/>
    <w:rsid w:val="00AA3DD0"/>
    <w:rsid w:val="00AA4004"/>
    <w:rsid w:val="00AA421B"/>
    <w:rsid w:val="00AB1491"/>
    <w:rsid w:val="00AB1A61"/>
    <w:rsid w:val="00AB1F6E"/>
    <w:rsid w:val="00AB64F7"/>
    <w:rsid w:val="00AC015C"/>
    <w:rsid w:val="00AC0812"/>
    <w:rsid w:val="00AC2397"/>
    <w:rsid w:val="00AC4563"/>
    <w:rsid w:val="00AC488A"/>
    <w:rsid w:val="00AC624C"/>
    <w:rsid w:val="00AC785F"/>
    <w:rsid w:val="00AD745E"/>
    <w:rsid w:val="00AE0768"/>
    <w:rsid w:val="00AE244E"/>
    <w:rsid w:val="00AE282D"/>
    <w:rsid w:val="00AF24BF"/>
    <w:rsid w:val="00AF3094"/>
    <w:rsid w:val="00AF7492"/>
    <w:rsid w:val="00B0358E"/>
    <w:rsid w:val="00B035C4"/>
    <w:rsid w:val="00B07FA0"/>
    <w:rsid w:val="00B15E7C"/>
    <w:rsid w:val="00B16178"/>
    <w:rsid w:val="00B16E39"/>
    <w:rsid w:val="00B22DBF"/>
    <w:rsid w:val="00B30A77"/>
    <w:rsid w:val="00B33A72"/>
    <w:rsid w:val="00B4440A"/>
    <w:rsid w:val="00B45243"/>
    <w:rsid w:val="00B46108"/>
    <w:rsid w:val="00B5177C"/>
    <w:rsid w:val="00B546CC"/>
    <w:rsid w:val="00B551B4"/>
    <w:rsid w:val="00B568B4"/>
    <w:rsid w:val="00B60C4A"/>
    <w:rsid w:val="00B66BB1"/>
    <w:rsid w:val="00B716CB"/>
    <w:rsid w:val="00B92197"/>
    <w:rsid w:val="00BB10A9"/>
    <w:rsid w:val="00BB1A1B"/>
    <w:rsid w:val="00BB2E42"/>
    <w:rsid w:val="00BB3538"/>
    <w:rsid w:val="00BB367B"/>
    <w:rsid w:val="00BC2782"/>
    <w:rsid w:val="00BC594B"/>
    <w:rsid w:val="00BD03C6"/>
    <w:rsid w:val="00BE1B83"/>
    <w:rsid w:val="00BE337A"/>
    <w:rsid w:val="00BE621B"/>
    <w:rsid w:val="00BF0293"/>
    <w:rsid w:val="00BF1A54"/>
    <w:rsid w:val="00BF2FB0"/>
    <w:rsid w:val="00BF3756"/>
    <w:rsid w:val="00BF40DE"/>
    <w:rsid w:val="00BF4846"/>
    <w:rsid w:val="00BF5087"/>
    <w:rsid w:val="00BF51C9"/>
    <w:rsid w:val="00BF5BB3"/>
    <w:rsid w:val="00BF6536"/>
    <w:rsid w:val="00C02B63"/>
    <w:rsid w:val="00C07E0F"/>
    <w:rsid w:val="00C101F4"/>
    <w:rsid w:val="00C14F5E"/>
    <w:rsid w:val="00C201F5"/>
    <w:rsid w:val="00C20992"/>
    <w:rsid w:val="00C23896"/>
    <w:rsid w:val="00C26130"/>
    <w:rsid w:val="00C267FD"/>
    <w:rsid w:val="00C323C8"/>
    <w:rsid w:val="00C456F0"/>
    <w:rsid w:val="00C46B2A"/>
    <w:rsid w:val="00C46E27"/>
    <w:rsid w:val="00C47E6A"/>
    <w:rsid w:val="00C50BF9"/>
    <w:rsid w:val="00C516EF"/>
    <w:rsid w:val="00C51A48"/>
    <w:rsid w:val="00C542BF"/>
    <w:rsid w:val="00C54A7B"/>
    <w:rsid w:val="00C5691D"/>
    <w:rsid w:val="00C61288"/>
    <w:rsid w:val="00C71CE8"/>
    <w:rsid w:val="00C77030"/>
    <w:rsid w:val="00C90556"/>
    <w:rsid w:val="00C90E00"/>
    <w:rsid w:val="00C9227B"/>
    <w:rsid w:val="00CA2273"/>
    <w:rsid w:val="00CA4277"/>
    <w:rsid w:val="00CA6C07"/>
    <w:rsid w:val="00CB0CD6"/>
    <w:rsid w:val="00CB59AC"/>
    <w:rsid w:val="00CB67D1"/>
    <w:rsid w:val="00CB6D69"/>
    <w:rsid w:val="00CC279E"/>
    <w:rsid w:val="00CC562A"/>
    <w:rsid w:val="00CC6359"/>
    <w:rsid w:val="00CD457A"/>
    <w:rsid w:val="00CD4967"/>
    <w:rsid w:val="00CE0CC1"/>
    <w:rsid w:val="00CE2D24"/>
    <w:rsid w:val="00CE6960"/>
    <w:rsid w:val="00CF6D02"/>
    <w:rsid w:val="00CF6DB5"/>
    <w:rsid w:val="00CF70FB"/>
    <w:rsid w:val="00D00AD8"/>
    <w:rsid w:val="00D0168F"/>
    <w:rsid w:val="00D03ED2"/>
    <w:rsid w:val="00D12DF8"/>
    <w:rsid w:val="00D161DE"/>
    <w:rsid w:val="00D16A2D"/>
    <w:rsid w:val="00D16A78"/>
    <w:rsid w:val="00D20F68"/>
    <w:rsid w:val="00D25648"/>
    <w:rsid w:val="00D30D6F"/>
    <w:rsid w:val="00D31984"/>
    <w:rsid w:val="00D340E0"/>
    <w:rsid w:val="00D34533"/>
    <w:rsid w:val="00D3599F"/>
    <w:rsid w:val="00D37E2E"/>
    <w:rsid w:val="00D409D9"/>
    <w:rsid w:val="00D44A56"/>
    <w:rsid w:val="00D46BF4"/>
    <w:rsid w:val="00D51EE9"/>
    <w:rsid w:val="00D53396"/>
    <w:rsid w:val="00D57DED"/>
    <w:rsid w:val="00D62024"/>
    <w:rsid w:val="00D6207C"/>
    <w:rsid w:val="00D67E50"/>
    <w:rsid w:val="00D81C9A"/>
    <w:rsid w:val="00D834EA"/>
    <w:rsid w:val="00D87D18"/>
    <w:rsid w:val="00D96C12"/>
    <w:rsid w:val="00DA5AC4"/>
    <w:rsid w:val="00DB64D5"/>
    <w:rsid w:val="00DC7CD8"/>
    <w:rsid w:val="00DD1470"/>
    <w:rsid w:val="00DD4011"/>
    <w:rsid w:val="00DD6040"/>
    <w:rsid w:val="00DE3335"/>
    <w:rsid w:val="00DE694B"/>
    <w:rsid w:val="00DF6537"/>
    <w:rsid w:val="00E0187E"/>
    <w:rsid w:val="00E11484"/>
    <w:rsid w:val="00E150DA"/>
    <w:rsid w:val="00E1576D"/>
    <w:rsid w:val="00E17387"/>
    <w:rsid w:val="00E23F8E"/>
    <w:rsid w:val="00E32721"/>
    <w:rsid w:val="00E35202"/>
    <w:rsid w:val="00E3556D"/>
    <w:rsid w:val="00E36CCD"/>
    <w:rsid w:val="00E412CE"/>
    <w:rsid w:val="00E42812"/>
    <w:rsid w:val="00E436C2"/>
    <w:rsid w:val="00E4453C"/>
    <w:rsid w:val="00E44E41"/>
    <w:rsid w:val="00E47420"/>
    <w:rsid w:val="00E52937"/>
    <w:rsid w:val="00E545AF"/>
    <w:rsid w:val="00E618B5"/>
    <w:rsid w:val="00E63B23"/>
    <w:rsid w:val="00E723A3"/>
    <w:rsid w:val="00E7766A"/>
    <w:rsid w:val="00E801CC"/>
    <w:rsid w:val="00E81B28"/>
    <w:rsid w:val="00E835ED"/>
    <w:rsid w:val="00E83CC4"/>
    <w:rsid w:val="00E8657B"/>
    <w:rsid w:val="00E9297C"/>
    <w:rsid w:val="00EA4BD5"/>
    <w:rsid w:val="00EA7383"/>
    <w:rsid w:val="00EB400A"/>
    <w:rsid w:val="00EC3B5D"/>
    <w:rsid w:val="00EC5D88"/>
    <w:rsid w:val="00EC748F"/>
    <w:rsid w:val="00EE3E98"/>
    <w:rsid w:val="00EE5C9B"/>
    <w:rsid w:val="00EE60E4"/>
    <w:rsid w:val="00EF1AA9"/>
    <w:rsid w:val="00EF1D3D"/>
    <w:rsid w:val="00EF51D8"/>
    <w:rsid w:val="00EF5D95"/>
    <w:rsid w:val="00EF5E2A"/>
    <w:rsid w:val="00EF7467"/>
    <w:rsid w:val="00EF7FB2"/>
    <w:rsid w:val="00F03077"/>
    <w:rsid w:val="00F15664"/>
    <w:rsid w:val="00F16072"/>
    <w:rsid w:val="00F1786E"/>
    <w:rsid w:val="00F216BB"/>
    <w:rsid w:val="00F2198A"/>
    <w:rsid w:val="00F342F9"/>
    <w:rsid w:val="00F42A39"/>
    <w:rsid w:val="00F42FC5"/>
    <w:rsid w:val="00F47FCD"/>
    <w:rsid w:val="00F604D0"/>
    <w:rsid w:val="00F62B2F"/>
    <w:rsid w:val="00F65470"/>
    <w:rsid w:val="00F66075"/>
    <w:rsid w:val="00F74849"/>
    <w:rsid w:val="00F8125D"/>
    <w:rsid w:val="00F82790"/>
    <w:rsid w:val="00F83AD3"/>
    <w:rsid w:val="00F8635C"/>
    <w:rsid w:val="00F929A6"/>
    <w:rsid w:val="00F92ADC"/>
    <w:rsid w:val="00F95E5B"/>
    <w:rsid w:val="00FA0C53"/>
    <w:rsid w:val="00FA2325"/>
    <w:rsid w:val="00FA2629"/>
    <w:rsid w:val="00FA322D"/>
    <w:rsid w:val="00FA64E6"/>
    <w:rsid w:val="00FA657C"/>
    <w:rsid w:val="00FB14C5"/>
    <w:rsid w:val="00FB5FDD"/>
    <w:rsid w:val="00FB755B"/>
    <w:rsid w:val="00FC2CAD"/>
    <w:rsid w:val="00FC631C"/>
    <w:rsid w:val="00FD138D"/>
    <w:rsid w:val="00FD1A62"/>
    <w:rsid w:val="00FD75A3"/>
    <w:rsid w:val="00FE0076"/>
    <w:rsid w:val="00FE1A0D"/>
    <w:rsid w:val="00FE5EA1"/>
    <w:rsid w:val="00FF1597"/>
    <w:rsid w:val="00FF2BD1"/>
    <w:rsid w:val="00FF2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0746E"/>
  <w15:chartTrackingRefBased/>
  <w15:docId w15:val="{9661EDF2-0667-480E-A2C0-2E26F40A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773"/>
    <w:pPr>
      <w:jc w:val="both"/>
    </w:pPr>
    <w:rPr>
      <w:rFonts w:ascii="Times New Roman" w:hAnsi="Times New Roman"/>
    </w:rPr>
  </w:style>
  <w:style w:type="paragraph" w:styleId="Heading1">
    <w:name w:val="heading 1"/>
    <w:basedOn w:val="Normal"/>
    <w:next w:val="Normal"/>
    <w:link w:val="Heading1Char"/>
    <w:uiPriority w:val="9"/>
    <w:qFormat/>
    <w:rsid w:val="00220C5E"/>
    <w:pPr>
      <w:keepNext/>
      <w:keepLines/>
      <w:spacing w:before="360" w:after="80"/>
      <w:outlineLvl w:val="0"/>
    </w:pPr>
    <w:rPr>
      <w:rFonts w:eastAsiaTheme="majorEastAsia" w:cstheme="majorBidi"/>
      <w:b/>
      <w:color w:val="226DC8"/>
      <w:sz w:val="32"/>
      <w:szCs w:val="40"/>
    </w:rPr>
  </w:style>
  <w:style w:type="paragraph" w:styleId="Heading2">
    <w:name w:val="heading 2"/>
    <w:basedOn w:val="Normal"/>
    <w:next w:val="Normal"/>
    <w:link w:val="Heading2Char"/>
    <w:uiPriority w:val="9"/>
    <w:unhideWhenUsed/>
    <w:qFormat/>
    <w:rsid w:val="00C46E27"/>
    <w:pPr>
      <w:keepNext/>
      <w:keepLines/>
      <w:spacing w:before="160" w:after="80"/>
      <w:outlineLvl w:val="1"/>
    </w:pPr>
    <w:rPr>
      <w:rFonts w:eastAsiaTheme="majorEastAsia" w:cstheme="majorBidi"/>
      <w:b/>
      <w:color w:val="276E8B" w:themeColor="accent1" w:themeShade="BF"/>
      <w:sz w:val="28"/>
      <w:szCs w:val="32"/>
    </w:rPr>
  </w:style>
  <w:style w:type="paragraph" w:styleId="Heading3">
    <w:name w:val="heading 3"/>
    <w:basedOn w:val="Normal"/>
    <w:next w:val="Normal"/>
    <w:link w:val="Heading3Char"/>
    <w:uiPriority w:val="9"/>
    <w:unhideWhenUsed/>
    <w:qFormat/>
    <w:rsid w:val="003B4C22"/>
    <w:pPr>
      <w:keepNext/>
      <w:keepLines/>
      <w:spacing w:before="160" w:after="80"/>
      <w:outlineLvl w:val="2"/>
    </w:pPr>
    <w:rPr>
      <w:rFonts w:eastAsiaTheme="majorEastAsia" w:cstheme="majorBidi"/>
      <w:color w:val="276E8B" w:themeColor="accent1" w:themeShade="BF"/>
      <w:sz w:val="28"/>
      <w:szCs w:val="28"/>
    </w:rPr>
  </w:style>
  <w:style w:type="paragraph" w:styleId="Heading4">
    <w:name w:val="heading 4"/>
    <w:basedOn w:val="Normal"/>
    <w:next w:val="Normal"/>
    <w:link w:val="Heading4Char"/>
    <w:uiPriority w:val="9"/>
    <w:unhideWhenUsed/>
    <w:qFormat/>
    <w:rsid w:val="003B4C22"/>
    <w:pPr>
      <w:keepNext/>
      <w:keepLines/>
      <w:spacing w:before="80" w:after="40"/>
      <w:outlineLvl w:val="3"/>
    </w:pPr>
    <w:rPr>
      <w:rFonts w:eastAsiaTheme="majorEastAsia" w:cstheme="majorBidi"/>
      <w:i/>
      <w:iCs/>
      <w:color w:val="276E8B" w:themeColor="accent1" w:themeShade="BF"/>
    </w:rPr>
  </w:style>
  <w:style w:type="paragraph" w:styleId="Heading5">
    <w:name w:val="heading 5"/>
    <w:basedOn w:val="Normal"/>
    <w:next w:val="Normal"/>
    <w:link w:val="Heading5Char"/>
    <w:uiPriority w:val="9"/>
    <w:semiHidden/>
    <w:unhideWhenUsed/>
    <w:qFormat/>
    <w:rsid w:val="003B4C22"/>
    <w:pPr>
      <w:keepNext/>
      <w:keepLines/>
      <w:spacing w:before="80" w:after="40"/>
      <w:outlineLvl w:val="4"/>
    </w:pPr>
    <w:rPr>
      <w:rFonts w:eastAsiaTheme="majorEastAsia" w:cstheme="majorBidi"/>
      <w:color w:val="276E8B" w:themeColor="accent1" w:themeShade="BF"/>
    </w:rPr>
  </w:style>
  <w:style w:type="paragraph" w:styleId="Heading6">
    <w:name w:val="heading 6"/>
    <w:basedOn w:val="Normal"/>
    <w:next w:val="Normal"/>
    <w:link w:val="Heading6Char"/>
    <w:uiPriority w:val="9"/>
    <w:semiHidden/>
    <w:unhideWhenUsed/>
    <w:qFormat/>
    <w:rsid w:val="003B4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C5E"/>
    <w:rPr>
      <w:rFonts w:ascii="Times New Roman" w:eastAsiaTheme="majorEastAsia" w:hAnsi="Times New Roman" w:cstheme="majorBidi"/>
      <w:b/>
      <w:color w:val="226DC8"/>
      <w:sz w:val="32"/>
      <w:szCs w:val="40"/>
    </w:rPr>
  </w:style>
  <w:style w:type="character" w:customStyle="1" w:styleId="Heading2Char">
    <w:name w:val="Heading 2 Char"/>
    <w:basedOn w:val="DefaultParagraphFont"/>
    <w:link w:val="Heading2"/>
    <w:uiPriority w:val="9"/>
    <w:rsid w:val="00C46E27"/>
    <w:rPr>
      <w:rFonts w:ascii="Times New Roman" w:eastAsiaTheme="majorEastAsia" w:hAnsi="Times New Roman" w:cstheme="majorBidi"/>
      <w:b/>
      <w:color w:val="276E8B" w:themeColor="accent1" w:themeShade="BF"/>
      <w:sz w:val="28"/>
      <w:szCs w:val="32"/>
    </w:rPr>
  </w:style>
  <w:style w:type="character" w:customStyle="1" w:styleId="Heading3Char">
    <w:name w:val="Heading 3 Char"/>
    <w:basedOn w:val="DefaultParagraphFont"/>
    <w:link w:val="Heading3"/>
    <w:uiPriority w:val="9"/>
    <w:rsid w:val="003B4C22"/>
    <w:rPr>
      <w:rFonts w:eastAsiaTheme="majorEastAsia" w:cstheme="majorBidi"/>
      <w:color w:val="276E8B" w:themeColor="accent1" w:themeShade="BF"/>
      <w:sz w:val="28"/>
      <w:szCs w:val="28"/>
    </w:rPr>
  </w:style>
  <w:style w:type="character" w:customStyle="1" w:styleId="Heading4Char">
    <w:name w:val="Heading 4 Char"/>
    <w:basedOn w:val="DefaultParagraphFont"/>
    <w:link w:val="Heading4"/>
    <w:uiPriority w:val="9"/>
    <w:rsid w:val="003B4C22"/>
    <w:rPr>
      <w:rFonts w:eastAsiaTheme="majorEastAsia" w:cstheme="majorBidi"/>
      <w:i/>
      <w:iCs/>
      <w:color w:val="276E8B" w:themeColor="accent1" w:themeShade="BF"/>
    </w:rPr>
  </w:style>
  <w:style w:type="character" w:customStyle="1" w:styleId="Heading5Char">
    <w:name w:val="Heading 5 Char"/>
    <w:basedOn w:val="DefaultParagraphFont"/>
    <w:link w:val="Heading5"/>
    <w:uiPriority w:val="9"/>
    <w:semiHidden/>
    <w:rsid w:val="003B4C22"/>
    <w:rPr>
      <w:rFonts w:eastAsiaTheme="majorEastAsia" w:cstheme="majorBidi"/>
      <w:color w:val="276E8B" w:themeColor="accent1" w:themeShade="BF"/>
    </w:rPr>
  </w:style>
  <w:style w:type="character" w:customStyle="1" w:styleId="Heading6Char">
    <w:name w:val="Heading 6 Char"/>
    <w:basedOn w:val="DefaultParagraphFont"/>
    <w:link w:val="Heading6"/>
    <w:uiPriority w:val="9"/>
    <w:semiHidden/>
    <w:rsid w:val="003B4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C22"/>
    <w:rPr>
      <w:rFonts w:eastAsiaTheme="majorEastAsia" w:cstheme="majorBidi"/>
      <w:color w:val="272727" w:themeColor="text1" w:themeTint="D8"/>
    </w:rPr>
  </w:style>
  <w:style w:type="paragraph" w:styleId="Title">
    <w:name w:val="Title"/>
    <w:basedOn w:val="Normal"/>
    <w:next w:val="Normal"/>
    <w:link w:val="TitleChar"/>
    <w:uiPriority w:val="10"/>
    <w:qFormat/>
    <w:rsid w:val="003B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C22"/>
    <w:pPr>
      <w:spacing w:before="160"/>
      <w:jc w:val="center"/>
    </w:pPr>
    <w:rPr>
      <w:i/>
      <w:iCs/>
      <w:color w:val="404040" w:themeColor="text1" w:themeTint="BF"/>
    </w:rPr>
  </w:style>
  <w:style w:type="character" w:customStyle="1" w:styleId="QuoteChar">
    <w:name w:val="Quote Char"/>
    <w:basedOn w:val="DefaultParagraphFont"/>
    <w:link w:val="Quote"/>
    <w:uiPriority w:val="29"/>
    <w:rsid w:val="003B4C22"/>
    <w:rPr>
      <w:i/>
      <w:iCs/>
      <w:color w:val="404040" w:themeColor="text1" w:themeTint="BF"/>
    </w:rPr>
  </w:style>
  <w:style w:type="paragraph" w:styleId="ListParagraph">
    <w:name w:val="List Paragraph"/>
    <w:basedOn w:val="Normal"/>
    <w:uiPriority w:val="34"/>
    <w:qFormat/>
    <w:rsid w:val="003B4C22"/>
    <w:pPr>
      <w:ind w:left="720"/>
      <w:contextualSpacing/>
    </w:pPr>
  </w:style>
  <w:style w:type="character" w:styleId="IntenseEmphasis">
    <w:name w:val="Intense Emphasis"/>
    <w:basedOn w:val="DefaultParagraphFont"/>
    <w:uiPriority w:val="21"/>
    <w:qFormat/>
    <w:rsid w:val="003B4C22"/>
    <w:rPr>
      <w:i/>
      <w:iCs/>
      <w:color w:val="276E8B" w:themeColor="accent1" w:themeShade="BF"/>
    </w:rPr>
  </w:style>
  <w:style w:type="paragraph" w:styleId="IntenseQuote">
    <w:name w:val="Intense Quote"/>
    <w:basedOn w:val="Normal"/>
    <w:next w:val="Normal"/>
    <w:link w:val="IntenseQuoteChar"/>
    <w:uiPriority w:val="30"/>
    <w:qFormat/>
    <w:rsid w:val="00CF6DB5"/>
    <w:pPr>
      <w:pBdr>
        <w:top w:val="single" w:sz="4" w:space="10" w:color="276E8B" w:themeColor="accent1" w:themeShade="BF"/>
        <w:bottom w:val="single" w:sz="4" w:space="10" w:color="276E8B" w:themeColor="accent1" w:themeShade="BF"/>
      </w:pBdr>
      <w:spacing w:before="360" w:after="360"/>
      <w:ind w:left="864" w:right="864"/>
      <w:jc w:val="center"/>
    </w:pPr>
    <w:rPr>
      <w:b/>
      <w:iCs/>
      <w:color w:val="276E8B" w:themeColor="accent1" w:themeShade="BF"/>
      <w:sz w:val="40"/>
    </w:rPr>
  </w:style>
  <w:style w:type="character" w:customStyle="1" w:styleId="IntenseQuoteChar">
    <w:name w:val="Intense Quote Char"/>
    <w:basedOn w:val="DefaultParagraphFont"/>
    <w:link w:val="IntenseQuote"/>
    <w:uiPriority w:val="30"/>
    <w:rsid w:val="00CF6DB5"/>
    <w:rPr>
      <w:rFonts w:ascii="Times New Roman" w:hAnsi="Times New Roman"/>
      <w:b/>
      <w:iCs/>
      <w:color w:val="276E8B" w:themeColor="accent1" w:themeShade="BF"/>
      <w:sz w:val="40"/>
    </w:rPr>
  </w:style>
  <w:style w:type="character" w:styleId="IntenseReference">
    <w:name w:val="Intense Reference"/>
    <w:basedOn w:val="DefaultParagraphFont"/>
    <w:uiPriority w:val="32"/>
    <w:qFormat/>
    <w:rsid w:val="00AB64F7"/>
    <w:rPr>
      <w:b/>
      <w:bCs/>
      <w:smallCaps/>
      <w:color w:val="2683C6" w:themeColor="accent6"/>
      <w:spacing w:val="5"/>
      <w:sz w:val="24"/>
    </w:rPr>
  </w:style>
  <w:style w:type="paragraph" w:styleId="NormalWeb">
    <w:name w:val="Normal (Web)"/>
    <w:basedOn w:val="Normal"/>
    <w:uiPriority w:val="99"/>
    <w:semiHidden/>
    <w:unhideWhenUsed/>
    <w:rsid w:val="006A6681"/>
    <w:pPr>
      <w:spacing w:before="100" w:beforeAutospacing="1" w:after="100" w:afterAutospacing="1" w:line="240" w:lineRule="auto"/>
    </w:pPr>
    <w:rPr>
      <w:rFonts w:eastAsiaTheme="minorEastAsia" w:cs="Times New Roman"/>
      <w:kern w:val="0"/>
      <w14:ligatures w14:val="none"/>
    </w:rPr>
  </w:style>
  <w:style w:type="character" w:styleId="Strong">
    <w:name w:val="Strong"/>
    <w:basedOn w:val="DefaultParagraphFont"/>
    <w:uiPriority w:val="22"/>
    <w:qFormat/>
    <w:rsid w:val="006A6681"/>
    <w:rPr>
      <w:b/>
      <w:bCs/>
    </w:rPr>
  </w:style>
  <w:style w:type="paragraph" w:styleId="Header">
    <w:name w:val="header"/>
    <w:basedOn w:val="Normal"/>
    <w:link w:val="HeaderChar"/>
    <w:uiPriority w:val="99"/>
    <w:unhideWhenUsed/>
    <w:rsid w:val="00C26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7FD"/>
    <w:rPr>
      <w:rFonts w:ascii="Times New Roman" w:hAnsi="Times New Roman"/>
    </w:rPr>
  </w:style>
  <w:style w:type="paragraph" w:styleId="Footer">
    <w:name w:val="footer"/>
    <w:basedOn w:val="Normal"/>
    <w:link w:val="FooterChar"/>
    <w:uiPriority w:val="99"/>
    <w:unhideWhenUsed/>
    <w:rsid w:val="00C26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7FD"/>
    <w:rPr>
      <w:rFonts w:ascii="Times New Roman" w:hAnsi="Times New Roman"/>
    </w:rPr>
  </w:style>
  <w:style w:type="paragraph" w:customStyle="1" w:styleId="Style1">
    <w:name w:val="Style1"/>
    <w:basedOn w:val="Heading2"/>
    <w:next w:val="Normal"/>
    <w:link w:val="Style1Char"/>
    <w:qFormat/>
    <w:rsid w:val="00997636"/>
    <w:pPr>
      <w:pBdr>
        <w:bottom w:val="single" w:sz="4" w:space="1" w:color="auto"/>
      </w:pBdr>
    </w:pPr>
    <w:rPr>
      <w:color w:val="226DC8"/>
    </w:rPr>
  </w:style>
  <w:style w:type="character" w:customStyle="1" w:styleId="Style1Char">
    <w:name w:val="Style1 Char"/>
    <w:basedOn w:val="Heading2Char"/>
    <w:link w:val="Style1"/>
    <w:rsid w:val="00997636"/>
    <w:rPr>
      <w:rFonts w:ascii="Times New Roman" w:eastAsiaTheme="majorEastAsia" w:hAnsi="Times New Roman" w:cstheme="majorBidi"/>
      <w:b/>
      <w:color w:val="226DC8"/>
      <w:sz w:val="28"/>
      <w:szCs w:val="32"/>
    </w:rPr>
  </w:style>
  <w:style w:type="paragraph" w:customStyle="1" w:styleId="Content">
    <w:name w:val="Content"/>
    <w:basedOn w:val="Normal"/>
    <w:link w:val="ContentChar"/>
    <w:qFormat/>
    <w:rsid w:val="00E63B23"/>
    <w:pPr>
      <w:ind w:left="720"/>
    </w:pPr>
    <w:rPr>
      <w:b/>
      <w:color w:val="FFFFFF" w:themeColor="background1"/>
      <w:sz w:val="32"/>
    </w:rPr>
  </w:style>
  <w:style w:type="character" w:customStyle="1" w:styleId="ContentChar">
    <w:name w:val="Content Char"/>
    <w:basedOn w:val="DefaultParagraphFont"/>
    <w:link w:val="Content"/>
    <w:rsid w:val="00E63B23"/>
    <w:rPr>
      <w:rFonts w:ascii="Times New Roman" w:hAnsi="Times New Roman"/>
      <w:b/>
      <w:color w:val="FFFFFF" w:themeColor="background1"/>
      <w:sz w:val="32"/>
    </w:rPr>
  </w:style>
  <w:style w:type="paragraph" w:styleId="Revision">
    <w:name w:val="Revision"/>
    <w:hidden/>
    <w:uiPriority w:val="99"/>
    <w:semiHidden/>
    <w:rsid w:val="00831A9D"/>
    <w:pPr>
      <w:spacing w:after="0" w:line="240" w:lineRule="auto"/>
    </w:pPr>
    <w:rPr>
      <w:rFonts w:ascii="Times New Roman" w:hAnsi="Times New Roman"/>
    </w:rPr>
  </w:style>
  <w:style w:type="paragraph" w:customStyle="1" w:styleId="isselectedend">
    <w:name w:val="isselectedend"/>
    <w:basedOn w:val="Normal"/>
    <w:rsid w:val="00BF4846"/>
    <w:pPr>
      <w:spacing w:before="100" w:beforeAutospacing="1" w:after="100" w:afterAutospacing="1" w:line="240" w:lineRule="auto"/>
      <w:jc w:val="left"/>
    </w:pPr>
    <w:rPr>
      <w:rFonts w:eastAsia="Times New Roman" w:cs="Times New Roman"/>
      <w:kern w:val="0"/>
      <w14:ligatures w14:val="none"/>
    </w:rPr>
  </w:style>
  <w:style w:type="table" w:styleId="GridTable5Dark-Accent3">
    <w:name w:val="Grid Table 5 Dark Accent 3"/>
    <w:basedOn w:val="TableNormal"/>
    <w:uiPriority w:val="50"/>
    <w:rsid w:val="004E25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styleId="GridTable4-Accent2">
    <w:name w:val="Grid Table 4 Accent 2"/>
    <w:basedOn w:val="TableNormal"/>
    <w:uiPriority w:val="49"/>
    <w:rsid w:val="004E25FD"/>
    <w:pPr>
      <w:spacing w:after="0" w:line="240" w:lineRule="auto"/>
    </w:pPr>
    <w:tblPr>
      <w:tblStyleRowBandSize w:val="1"/>
      <w:tblStyleColBandSize w:val="1"/>
      <w:tblBorders>
        <w:top w:val="single" w:sz="4" w:space="0" w:color="9AD3D9" w:themeColor="accent2" w:themeTint="99"/>
        <w:left w:val="single" w:sz="4" w:space="0" w:color="9AD3D9" w:themeColor="accent2" w:themeTint="99"/>
        <w:bottom w:val="single" w:sz="4" w:space="0" w:color="9AD3D9" w:themeColor="accent2" w:themeTint="99"/>
        <w:right w:val="single" w:sz="4" w:space="0" w:color="9AD3D9" w:themeColor="accent2" w:themeTint="99"/>
        <w:insideH w:val="single" w:sz="4" w:space="0" w:color="9AD3D9" w:themeColor="accent2" w:themeTint="99"/>
        <w:insideV w:val="single" w:sz="4" w:space="0" w:color="9AD3D9" w:themeColor="accent2" w:themeTint="99"/>
      </w:tblBorders>
    </w:tblPr>
    <w:tblStylePr w:type="firstRow">
      <w:rPr>
        <w:b/>
        <w:bCs/>
        <w:color w:val="FFFFFF" w:themeColor="background1"/>
      </w:rPr>
      <w:tblPr/>
      <w:tcPr>
        <w:tcBorders>
          <w:top w:val="single" w:sz="4" w:space="0" w:color="58B6C0" w:themeColor="accent2"/>
          <w:left w:val="single" w:sz="4" w:space="0" w:color="58B6C0" w:themeColor="accent2"/>
          <w:bottom w:val="single" w:sz="4" w:space="0" w:color="58B6C0" w:themeColor="accent2"/>
          <w:right w:val="single" w:sz="4" w:space="0" w:color="58B6C0" w:themeColor="accent2"/>
          <w:insideH w:val="nil"/>
          <w:insideV w:val="nil"/>
        </w:tcBorders>
        <w:shd w:val="clear" w:color="auto" w:fill="58B6C0" w:themeFill="accent2"/>
      </w:tcPr>
    </w:tblStylePr>
    <w:tblStylePr w:type="lastRow">
      <w:rPr>
        <w:b/>
        <w:bCs/>
      </w:rPr>
      <w:tblPr/>
      <w:tcPr>
        <w:tcBorders>
          <w:top w:val="double" w:sz="4" w:space="0" w:color="58B6C0" w:themeColor="accent2"/>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table" w:styleId="GridTable4-Accent1">
    <w:name w:val="Grid Table 4 Accent 1"/>
    <w:basedOn w:val="TableNormal"/>
    <w:uiPriority w:val="49"/>
    <w:rsid w:val="004E25FD"/>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4-Accent3">
    <w:name w:val="Grid Table 4 Accent 3"/>
    <w:basedOn w:val="TableNormal"/>
    <w:uiPriority w:val="49"/>
    <w:rsid w:val="004E25FD"/>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GridTable4-Accent6">
    <w:name w:val="Grid Table 4 Accent 6"/>
    <w:basedOn w:val="TableNormal"/>
    <w:uiPriority w:val="49"/>
    <w:rsid w:val="004E25FD"/>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styleId="GridTable6Colorful-Accent3">
    <w:name w:val="Grid Table 6 Colorful Accent 3"/>
    <w:basedOn w:val="TableNormal"/>
    <w:uiPriority w:val="51"/>
    <w:rsid w:val="004E25FD"/>
    <w:pPr>
      <w:spacing w:after="0" w:line="240" w:lineRule="auto"/>
    </w:pPr>
    <w:rPr>
      <w:color w:val="4A9A82" w:themeColor="accent3" w:themeShade="BF"/>
    </w:r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GridTable6Colorful-Accent1">
    <w:name w:val="Grid Table 6 Colorful Accent 1"/>
    <w:basedOn w:val="TableNormal"/>
    <w:uiPriority w:val="51"/>
    <w:rsid w:val="004E25FD"/>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6Colorful-Accent2">
    <w:name w:val="Grid Table 6 Colorful Accent 2"/>
    <w:basedOn w:val="TableNormal"/>
    <w:uiPriority w:val="51"/>
    <w:rsid w:val="004E25FD"/>
    <w:pPr>
      <w:spacing w:after="0" w:line="240" w:lineRule="auto"/>
    </w:pPr>
    <w:rPr>
      <w:color w:val="398E98" w:themeColor="accent2" w:themeShade="BF"/>
    </w:rPr>
    <w:tblPr>
      <w:tblStyleRowBandSize w:val="1"/>
      <w:tblStyleColBandSize w:val="1"/>
      <w:tblBorders>
        <w:top w:val="single" w:sz="4" w:space="0" w:color="9AD3D9" w:themeColor="accent2" w:themeTint="99"/>
        <w:left w:val="single" w:sz="4" w:space="0" w:color="9AD3D9" w:themeColor="accent2" w:themeTint="99"/>
        <w:bottom w:val="single" w:sz="4" w:space="0" w:color="9AD3D9" w:themeColor="accent2" w:themeTint="99"/>
        <w:right w:val="single" w:sz="4" w:space="0" w:color="9AD3D9" w:themeColor="accent2" w:themeTint="99"/>
        <w:insideH w:val="single" w:sz="4" w:space="0" w:color="9AD3D9" w:themeColor="accent2" w:themeTint="99"/>
        <w:insideV w:val="single" w:sz="4" w:space="0" w:color="9AD3D9" w:themeColor="accent2" w:themeTint="99"/>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4" w:space="0" w:color="9AD3D9" w:themeColor="accent2" w:themeTint="99"/>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table" w:styleId="GridTable6Colorful-Accent6">
    <w:name w:val="Grid Table 6 Colorful Accent 6"/>
    <w:basedOn w:val="TableNormal"/>
    <w:uiPriority w:val="51"/>
    <w:rsid w:val="004E25FD"/>
    <w:pPr>
      <w:spacing w:after="0" w:line="240" w:lineRule="auto"/>
    </w:pPr>
    <w:rPr>
      <w:color w:val="1C6194" w:themeColor="accent6" w:themeShade="BF"/>
    </w:r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rPr>
      <w:tblPr/>
      <w:tcPr>
        <w:tcBorders>
          <w:bottom w:val="single" w:sz="12" w:space="0" w:color="74B5E4" w:themeColor="accent6" w:themeTint="99"/>
        </w:tcBorders>
      </w:tcPr>
    </w:tblStylePr>
    <w:tblStylePr w:type="lastRow">
      <w:rPr>
        <w:b/>
        <w:bCs/>
      </w:rPr>
      <w:tblPr/>
      <w:tcPr>
        <w:tcBorders>
          <w:top w:val="double" w:sz="4" w:space="0" w:color="74B5E4" w:themeColor="accent6" w:themeTint="99"/>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styleId="ListTable4-Accent3">
    <w:name w:val="List Table 4 Accent 3"/>
    <w:basedOn w:val="TableNormal"/>
    <w:uiPriority w:val="49"/>
    <w:rsid w:val="004E25FD"/>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tcBorders>
        <w:shd w:val="clear" w:color="auto" w:fill="75BDA7" w:themeFill="accent3"/>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Caption">
    <w:name w:val="caption"/>
    <w:basedOn w:val="Normal"/>
    <w:next w:val="Normal"/>
    <w:uiPriority w:val="35"/>
    <w:unhideWhenUsed/>
    <w:qFormat/>
    <w:rsid w:val="00623FE1"/>
    <w:pPr>
      <w:spacing w:after="200" w:line="240" w:lineRule="auto"/>
    </w:pPr>
    <w:rPr>
      <w:i/>
      <w:iCs/>
      <w:color w:val="373545" w:themeColor="text2"/>
      <w:sz w:val="18"/>
      <w:szCs w:val="18"/>
    </w:rPr>
  </w:style>
  <w:style w:type="table" w:styleId="GridTable5Dark-Accent2">
    <w:name w:val="Grid Table 5 Dark Accent 2"/>
    <w:basedOn w:val="TableNormal"/>
    <w:uiPriority w:val="50"/>
    <w:rsid w:val="00E173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0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8B6C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8B6C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8B6C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8B6C0" w:themeFill="accent2"/>
      </w:tcPr>
    </w:tblStylePr>
    <w:tblStylePr w:type="band1Vert">
      <w:tblPr/>
      <w:tcPr>
        <w:shd w:val="clear" w:color="auto" w:fill="BCE1E5" w:themeFill="accent2" w:themeFillTint="66"/>
      </w:tcPr>
    </w:tblStylePr>
    <w:tblStylePr w:type="band1Horz">
      <w:tblPr/>
      <w:tcPr>
        <w:shd w:val="clear" w:color="auto" w:fill="BCE1E5" w:themeFill="accent2" w:themeFillTint="66"/>
      </w:tcPr>
    </w:tblStylePr>
  </w:style>
  <w:style w:type="paragraph" w:customStyle="1" w:styleId="pdq2pgselectionanchorcontainer">
    <w:name w:val="pdq2pg_selectionanchorcontainer"/>
    <w:basedOn w:val="Normal"/>
    <w:rsid w:val="009B145A"/>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2D0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CF70FB"/>
    <w:pPr>
      <w:spacing w:after="0" w:line="240" w:lineRule="auto"/>
    </w:pPr>
    <w:rPr>
      <w:rFonts w:eastAsiaTheme="minorEastAsia"/>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9760">
      <w:marLeft w:val="0"/>
      <w:marRight w:val="0"/>
      <w:marTop w:val="60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7.jpe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image" Target="media/image54.jpeg"/><Relationship Id="rId84" Type="http://schemas.openxmlformats.org/officeDocument/2006/relationships/image" Target="media/image70.jpeg"/><Relationship Id="rId89" Type="http://schemas.openxmlformats.org/officeDocument/2006/relationships/image" Target="media/image75.jpeg"/><Relationship Id="rId112" Type="http://schemas.openxmlformats.org/officeDocument/2006/relationships/image" Target="media/image98.jpeg"/><Relationship Id="rId16" Type="http://schemas.openxmlformats.org/officeDocument/2006/relationships/diagramColors" Target="diagrams/colors1.xml"/><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jpg"/><Relationship Id="rId53" Type="http://schemas.openxmlformats.org/officeDocument/2006/relationships/image" Target="media/image39.jpeg"/><Relationship Id="rId58" Type="http://schemas.openxmlformats.org/officeDocument/2006/relationships/image" Target="media/image44.jpg"/><Relationship Id="rId74" Type="http://schemas.openxmlformats.org/officeDocument/2006/relationships/image" Target="media/image60.jpg"/><Relationship Id="rId79" Type="http://schemas.openxmlformats.org/officeDocument/2006/relationships/image" Target="media/image65.jpeg"/><Relationship Id="rId102" Type="http://schemas.openxmlformats.org/officeDocument/2006/relationships/image" Target="media/image88.jpeg"/><Relationship Id="rId123" Type="http://schemas.openxmlformats.org/officeDocument/2006/relationships/image" Target="media/image109.png"/><Relationship Id="rId128"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jpe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jpg"/><Relationship Id="rId48" Type="http://schemas.openxmlformats.org/officeDocument/2006/relationships/image" Target="media/image34.jpeg"/><Relationship Id="rId64" Type="http://schemas.openxmlformats.org/officeDocument/2006/relationships/image" Target="media/image50.jpeg"/><Relationship Id="rId69" Type="http://schemas.openxmlformats.org/officeDocument/2006/relationships/image" Target="media/image55.jpeg"/><Relationship Id="rId113" Type="http://schemas.openxmlformats.org/officeDocument/2006/relationships/image" Target="media/image99.jpeg"/><Relationship Id="rId118" Type="http://schemas.openxmlformats.org/officeDocument/2006/relationships/image" Target="media/image104.png"/><Relationship Id="rId80" Type="http://schemas.openxmlformats.org/officeDocument/2006/relationships/image" Target="media/image66.jpeg"/><Relationship Id="rId85" Type="http://schemas.openxmlformats.org/officeDocument/2006/relationships/image" Target="media/image71.jpeg"/><Relationship Id="rId12" Type="http://schemas.openxmlformats.org/officeDocument/2006/relationships/footer" Target="footer2.xml"/><Relationship Id="rId17" Type="http://schemas.microsoft.com/office/2007/relationships/diagramDrawing" Target="diagrams/drawing1.xml"/><Relationship Id="rId33" Type="http://schemas.openxmlformats.org/officeDocument/2006/relationships/image" Target="media/image19.jpeg"/><Relationship Id="rId38" Type="http://schemas.openxmlformats.org/officeDocument/2006/relationships/image" Target="media/image24.png"/><Relationship Id="rId59" Type="http://schemas.openxmlformats.org/officeDocument/2006/relationships/image" Target="media/image45.jpg"/><Relationship Id="rId103" Type="http://schemas.openxmlformats.org/officeDocument/2006/relationships/image" Target="media/image89.jpe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footer" Target="footer3.xml"/><Relationship Id="rId54" Type="http://schemas.openxmlformats.org/officeDocument/2006/relationships/image" Target="media/image40.jpeg"/><Relationship Id="rId70" Type="http://schemas.openxmlformats.org/officeDocument/2006/relationships/image" Target="media/image56.jpeg"/><Relationship Id="rId75" Type="http://schemas.openxmlformats.org/officeDocument/2006/relationships/image" Target="media/image61.png"/><Relationship Id="rId91" Type="http://schemas.openxmlformats.org/officeDocument/2006/relationships/image" Target="media/image77.jpeg"/><Relationship Id="rId96" Type="http://schemas.openxmlformats.org/officeDocument/2006/relationships/image" Target="media/image8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jpeg"/><Relationship Id="rId114" Type="http://schemas.openxmlformats.org/officeDocument/2006/relationships/image" Target="media/image100.jpg"/><Relationship Id="rId119" Type="http://schemas.openxmlformats.org/officeDocument/2006/relationships/image" Target="media/image105.jpg"/><Relationship Id="rId44" Type="http://schemas.openxmlformats.org/officeDocument/2006/relationships/image" Target="media/image30.jpg"/><Relationship Id="rId60" Type="http://schemas.openxmlformats.org/officeDocument/2006/relationships/image" Target="media/image46.png"/><Relationship Id="rId65" Type="http://schemas.openxmlformats.org/officeDocument/2006/relationships/image" Target="media/image51.jpeg"/><Relationship Id="rId81" Type="http://schemas.openxmlformats.org/officeDocument/2006/relationships/image" Target="media/image67.jpeg"/><Relationship Id="rId86" Type="http://schemas.openxmlformats.org/officeDocument/2006/relationships/image" Target="media/image72.jpeg"/><Relationship Id="rId130" Type="http://schemas.openxmlformats.org/officeDocument/2006/relationships/fontTable" Target="fontTable.xml"/><Relationship Id="rId13" Type="http://schemas.openxmlformats.org/officeDocument/2006/relationships/diagramData" Target="diagrams/data1.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jp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2.png"/><Relationship Id="rId97" Type="http://schemas.openxmlformats.org/officeDocument/2006/relationships/image" Target="media/image83.jpg"/><Relationship Id="rId104" Type="http://schemas.openxmlformats.org/officeDocument/2006/relationships/image" Target="media/image90.jpeg"/><Relationship Id="rId120" Type="http://schemas.openxmlformats.org/officeDocument/2006/relationships/image" Target="media/image106.jpeg"/><Relationship Id="rId125"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57.jpeg"/><Relationship Id="rId92" Type="http://schemas.openxmlformats.org/officeDocument/2006/relationships/image" Target="media/image78.jpe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jpg"/><Relationship Id="rId66" Type="http://schemas.openxmlformats.org/officeDocument/2006/relationships/image" Target="media/image52.jpeg"/><Relationship Id="rId87" Type="http://schemas.openxmlformats.org/officeDocument/2006/relationships/image" Target="media/image73.jpeg"/><Relationship Id="rId110" Type="http://schemas.openxmlformats.org/officeDocument/2006/relationships/image" Target="media/image96.png"/><Relationship Id="rId115" Type="http://schemas.openxmlformats.org/officeDocument/2006/relationships/image" Target="media/image101.jpeg"/><Relationship Id="rId131" Type="http://schemas.microsoft.com/office/2011/relationships/people" Target="people.xml"/><Relationship Id="rId61" Type="http://schemas.openxmlformats.org/officeDocument/2006/relationships/image" Target="media/image47.jpeg"/><Relationship Id="rId82" Type="http://schemas.openxmlformats.org/officeDocument/2006/relationships/image" Target="media/image68.jpeg"/><Relationship Id="rId19" Type="http://schemas.openxmlformats.org/officeDocument/2006/relationships/image" Target="media/image5.png"/><Relationship Id="rId14" Type="http://schemas.openxmlformats.org/officeDocument/2006/relationships/diagramLayout" Target="diagrams/layout1.xml"/><Relationship Id="rId30" Type="http://schemas.openxmlformats.org/officeDocument/2006/relationships/image" Target="media/image16.png"/><Relationship Id="rId35" Type="http://schemas.openxmlformats.org/officeDocument/2006/relationships/image" Target="media/image21.jpg"/><Relationship Id="rId56" Type="http://schemas.openxmlformats.org/officeDocument/2006/relationships/image" Target="media/image42.jpg"/><Relationship Id="rId77" Type="http://schemas.openxmlformats.org/officeDocument/2006/relationships/image" Target="media/image63.png"/><Relationship Id="rId100" Type="http://schemas.openxmlformats.org/officeDocument/2006/relationships/image" Target="media/image86.jpeg"/><Relationship Id="rId105" Type="http://schemas.openxmlformats.org/officeDocument/2006/relationships/image" Target="media/image91.jpg"/><Relationship Id="rId126" Type="http://schemas.openxmlformats.org/officeDocument/2006/relationships/image" Target="media/image112.jpeg"/><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image" Target="media/image58.jpg"/><Relationship Id="rId93" Type="http://schemas.openxmlformats.org/officeDocument/2006/relationships/image" Target="media/image79.jpeg"/><Relationship Id="rId98" Type="http://schemas.openxmlformats.org/officeDocument/2006/relationships/image" Target="media/image84.jp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jpeg"/><Relationship Id="rId116" Type="http://schemas.openxmlformats.org/officeDocument/2006/relationships/image" Target="media/image102.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jpeg"/><Relationship Id="rId83" Type="http://schemas.openxmlformats.org/officeDocument/2006/relationships/image" Target="media/image69.jpeg"/><Relationship Id="rId88" Type="http://schemas.openxmlformats.org/officeDocument/2006/relationships/image" Target="media/image74.png"/><Relationship Id="rId111" Type="http://schemas.openxmlformats.org/officeDocument/2006/relationships/image" Target="media/image97.jpeg"/><Relationship Id="rId132" Type="http://schemas.openxmlformats.org/officeDocument/2006/relationships/theme" Target="theme/theme1.xml"/><Relationship Id="rId15" Type="http://schemas.openxmlformats.org/officeDocument/2006/relationships/diagramQuickStyle" Target="diagrams/quickStyle1.xml"/><Relationship Id="rId36" Type="http://schemas.openxmlformats.org/officeDocument/2006/relationships/image" Target="media/image22.jpg"/><Relationship Id="rId57" Type="http://schemas.openxmlformats.org/officeDocument/2006/relationships/image" Target="media/image43.jpg"/><Relationship Id="rId106" Type="http://schemas.openxmlformats.org/officeDocument/2006/relationships/image" Target="media/image92.jpe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7.png"/><Relationship Id="rId52" Type="http://schemas.openxmlformats.org/officeDocument/2006/relationships/image" Target="media/image38.jpeg"/><Relationship Id="rId73" Type="http://schemas.openxmlformats.org/officeDocument/2006/relationships/image" Target="media/image59.jpg"/><Relationship Id="rId78" Type="http://schemas.openxmlformats.org/officeDocument/2006/relationships/image" Target="media/image64.jpeg"/><Relationship Id="rId94" Type="http://schemas.openxmlformats.org/officeDocument/2006/relationships/image" Target="media/image80.jpeg"/><Relationship Id="rId99" Type="http://schemas.openxmlformats.org/officeDocument/2006/relationships/image" Target="media/image85.jpg"/><Relationship Id="rId101" Type="http://schemas.openxmlformats.org/officeDocument/2006/relationships/image" Target="media/image87.jpe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6DFD7D-5577-458F-924D-B470109E0F7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7C1C6B17-58D9-4185-A3AA-E5F75F8E2611}">
      <dgm:prSet phldrT="[Text]"/>
      <dgm:spPr>
        <a:ln>
          <a:extLst>
            <a:ext uri="{C807C97D-BFC1-408E-A445-0C87EB9F89A2}">
              <ask:lineSketchStyleProps xmlns:ask="http://schemas.microsoft.com/office/drawing/2018/sketchyshapes">
                <ask:type>
                  <ask:lineSketchCurved/>
                </ask:type>
              </ask:lineSketchStyleProps>
            </a:ext>
          </a:extLst>
        </a:ln>
      </dgm:spPr>
      <dgm:t>
        <a:bodyPr/>
        <a:lstStyle/>
        <a:p>
          <a:r>
            <a:rPr lang="en-US"/>
            <a:t>Human Resource Department</a:t>
          </a:r>
        </a:p>
      </dgm:t>
    </dgm:pt>
    <dgm:pt modelId="{46A19522-EF1A-4892-9501-9173ABD3C44C}" type="parTrans" cxnId="{FE249E94-D691-4D78-85DB-45A06635E236}">
      <dgm:prSet/>
      <dgm:spPr/>
      <dgm:t>
        <a:bodyPr/>
        <a:lstStyle/>
        <a:p>
          <a:endParaRPr lang="en-US"/>
        </a:p>
      </dgm:t>
    </dgm:pt>
    <dgm:pt modelId="{469C81C3-8897-4718-9BA2-F4A195C10EEC}" type="sibTrans" cxnId="{FE249E94-D691-4D78-85DB-45A06635E236}">
      <dgm:prSet/>
      <dgm:spPr/>
      <dgm:t>
        <a:bodyPr/>
        <a:lstStyle/>
        <a:p>
          <a:endParaRPr lang="en-US"/>
        </a:p>
      </dgm:t>
    </dgm:pt>
    <dgm:pt modelId="{2E907074-C31D-44AB-BBD0-D6C77E9DE0C6}" type="asst">
      <dgm:prSet phldrT="[Text]"/>
      <dgm:spPr>
        <a:solidFill>
          <a:schemeClr val="accent3"/>
        </a:solidFill>
        <a:ln>
          <a:extLst>
            <a:ext uri="{C807C97D-BFC1-408E-A445-0C87EB9F89A2}">
              <ask:lineSketchStyleProps xmlns:ask="http://schemas.microsoft.com/office/drawing/2018/sketchyshapes">
                <ask:type>
                  <ask:lineSketchCurved/>
                </ask:type>
              </ask:lineSketchStyleProps>
            </a:ext>
          </a:extLst>
        </a:ln>
      </dgm:spPr>
      <dgm:t>
        <a:bodyPr/>
        <a:lstStyle/>
        <a:p>
          <a:r>
            <a:rPr lang="en-US"/>
            <a:t>Technical Department</a:t>
          </a:r>
        </a:p>
      </dgm:t>
    </dgm:pt>
    <dgm:pt modelId="{8DE5A58D-E471-4BCA-8DA7-6B59917A47E8}" type="parTrans" cxnId="{5BE445BF-E130-4293-962F-47B25ADB0A9B}">
      <dgm:prSet/>
      <dgm:spPr/>
      <dgm:t>
        <a:bodyPr/>
        <a:lstStyle/>
        <a:p>
          <a:endParaRPr lang="en-US"/>
        </a:p>
      </dgm:t>
    </dgm:pt>
    <dgm:pt modelId="{D0E7444F-E226-407C-9B45-FFACCD187C97}" type="sibTrans" cxnId="{5BE445BF-E130-4293-962F-47B25ADB0A9B}">
      <dgm:prSet/>
      <dgm:spPr/>
      <dgm:t>
        <a:bodyPr/>
        <a:lstStyle/>
        <a:p>
          <a:endParaRPr lang="en-US"/>
        </a:p>
      </dgm:t>
    </dgm:pt>
    <dgm:pt modelId="{461A4C93-41CF-403C-AB01-374EC1BBA606}">
      <dgm:prSet phldrT="[Text]"/>
      <dgm:spPr>
        <a:ln>
          <a:extLst>
            <a:ext uri="{C807C97D-BFC1-408E-A445-0C87EB9F89A2}">
              <ask:lineSketchStyleProps xmlns:ask="http://schemas.microsoft.com/office/drawing/2018/sketchyshapes">
                <ask:type>
                  <ask:lineSketchCurved/>
                </ask:type>
              </ask:lineSketchStyleProps>
            </a:ext>
          </a:extLst>
        </a:ln>
      </dgm:spPr>
      <dgm:t>
        <a:bodyPr/>
        <a:lstStyle/>
        <a:p>
          <a:r>
            <a:rPr lang="en-US"/>
            <a:t>Communication Department</a:t>
          </a:r>
        </a:p>
      </dgm:t>
    </dgm:pt>
    <dgm:pt modelId="{D3643163-470D-4A9C-A955-86F20945A3AD}" type="parTrans" cxnId="{4DC16D6B-B358-41BD-99EB-57990B773A3E}">
      <dgm:prSet/>
      <dgm:spPr/>
      <dgm:t>
        <a:bodyPr/>
        <a:lstStyle/>
        <a:p>
          <a:endParaRPr lang="en-US"/>
        </a:p>
      </dgm:t>
    </dgm:pt>
    <dgm:pt modelId="{6A067FAF-C181-495D-9865-3E1E1B0EDA93}" type="sibTrans" cxnId="{4DC16D6B-B358-41BD-99EB-57990B773A3E}">
      <dgm:prSet/>
      <dgm:spPr/>
      <dgm:t>
        <a:bodyPr/>
        <a:lstStyle/>
        <a:p>
          <a:endParaRPr lang="en-US"/>
        </a:p>
      </dgm:t>
    </dgm:pt>
    <dgm:pt modelId="{C39392A8-2607-42D6-BF95-904778956BC2}">
      <dgm:prSet phldrT="[Text]"/>
      <dgm:spPr>
        <a:ln>
          <a:extLst>
            <a:ext uri="{C807C97D-BFC1-408E-A445-0C87EB9F89A2}">
              <ask:lineSketchStyleProps xmlns:ask="http://schemas.microsoft.com/office/drawing/2018/sketchyshapes">
                <ask:type>
                  <ask:lineSketchCurved/>
                </ask:type>
              </ask:lineSketchStyleProps>
            </a:ext>
          </a:extLst>
        </a:ln>
      </dgm:spPr>
      <dgm:t>
        <a:bodyPr/>
        <a:lstStyle/>
        <a:p>
          <a:r>
            <a:rPr lang="en-US"/>
            <a:t>Digital Marketing Department</a:t>
          </a:r>
        </a:p>
      </dgm:t>
    </dgm:pt>
    <dgm:pt modelId="{395F69F6-02DB-4440-824E-87269300B710}" type="parTrans" cxnId="{D068A9B9-2972-49BC-BF92-D39BF0E6072B}">
      <dgm:prSet/>
      <dgm:spPr/>
      <dgm:t>
        <a:bodyPr/>
        <a:lstStyle/>
        <a:p>
          <a:endParaRPr lang="en-US"/>
        </a:p>
      </dgm:t>
    </dgm:pt>
    <dgm:pt modelId="{59D01EAA-1649-4D19-ACF8-F237FDCAF127}" type="sibTrans" cxnId="{D068A9B9-2972-49BC-BF92-D39BF0E6072B}">
      <dgm:prSet/>
      <dgm:spPr/>
      <dgm:t>
        <a:bodyPr/>
        <a:lstStyle/>
        <a:p>
          <a:endParaRPr lang="en-US"/>
        </a:p>
      </dgm:t>
    </dgm:pt>
    <dgm:pt modelId="{E2A176DD-6E2C-481A-AF71-654937599307}">
      <dgm:prSet phldrT="[Text]"/>
      <dgm:spPr>
        <a:ln>
          <a:extLst>
            <a:ext uri="{C807C97D-BFC1-408E-A445-0C87EB9F89A2}">
              <ask:lineSketchStyleProps xmlns:ask="http://schemas.microsoft.com/office/drawing/2018/sketchyshapes">
                <ask:type>
                  <ask:lineSketchCurved/>
                </ask:type>
              </ask:lineSketchStyleProps>
            </a:ext>
          </a:extLst>
        </a:ln>
      </dgm:spPr>
      <dgm:t>
        <a:bodyPr/>
        <a:lstStyle/>
        <a:p>
          <a:r>
            <a:rPr lang="en-US"/>
            <a:t>Graphic Design Department</a:t>
          </a:r>
        </a:p>
      </dgm:t>
    </dgm:pt>
    <dgm:pt modelId="{1844D97E-C452-4FF3-AAE4-86C9DF3ED348}" type="parTrans" cxnId="{603A811A-6EFD-4CCE-B512-AECCC19F0925}">
      <dgm:prSet/>
      <dgm:spPr/>
      <dgm:t>
        <a:bodyPr/>
        <a:lstStyle/>
        <a:p>
          <a:endParaRPr lang="en-US"/>
        </a:p>
      </dgm:t>
    </dgm:pt>
    <dgm:pt modelId="{F8BED774-C86E-407C-AF93-5930DC8DC465}" type="sibTrans" cxnId="{603A811A-6EFD-4CCE-B512-AECCC19F0925}">
      <dgm:prSet/>
      <dgm:spPr/>
      <dgm:t>
        <a:bodyPr/>
        <a:lstStyle/>
        <a:p>
          <a:endParaRPr lang="en-US"/>
        </a:p>
      </dgm:t>
    </dgm:pt>
    <dgm:pt modelId="{743970C5-E533-4666-8A88-396C07625B1F}" type="pres">
      <dgm:prSet presAssocID="{166DFD7D-5577-458F-924D-B470109E0F75}" presName="hierChild1" presStyleCnt="0">
        <dgm:presLayoutVars>
          <dgm:orgChart val="1"/>
          <dgm:chPref val="1"/>
          <dgm:dir/>
          <dgm:animOne val="branch"/>
          <dgm:animLvl val="lvl"/>
          <dgm:resizeHandles/>
        </dgm:presLayoutVars>
      </dgm:prSet>
      <dgm:spPr/>
    </dgm:pt>
    <dgm:pt modelId="{B33203A1-3486-49D5-81B0-CA89570DCFB2}" type="pres">
      <dgm:prSet presAssocID="{7C1C6B17-58D9-4185-A3AA-E5F75F8E2611}" presName="hierRoot1" presStyleCnt="0">
        <dgm:presLayoutVars>
          <dgm:hierBranch val="init"/>
        </dgm:presLayoutVars>
      </dgm:prSet>
      <dgm:spPr/>
    </dgm:pt>
    <dgm:pt modelId="{FF26E668-88FA-499A-B641-F00A66E966CB}" type="pres">
      <dgm:prSet presAssocID="{7C1C6B17-58D9-4185-A3AA-E5F75F8E2611}" presName="rootComposite1" presStyleCnt="0"/>
      <dgm:spPr/>
    </dgm:pt>
    <dgm:pt modelId="{89172B8C-A163-4FBA-B8CA-203D1B42F9A4}" type="pres">
      <dgm:prSet presAssocID="{7C1C6B17-58D9-4185-A3AA-E5F75F8E2611}" presName="rootText1" presStyleLbl="node0" presStyleIdx="0" presStyleCnt="1">
        <dgm:presLayoutVars>
          <dgm:chPref val="3"/>
        </dgm:presLayoutVars>
      </dgm:prSet>
      <dgm:spPr/>
    </dgm:pt>
    <dgm:pt modelId="{ADE8C65F-7AFE-448D-A211-7B5925263C9B}" type="pres">
      <dgm:prSet presAssocID="{7C1C6B17-58D9-4185-A3AA-E5F75F8E2611}" presName="rootConnector1" presStyleLbl="node1" presStyleIdx="0" presStyleCnt="0"/>
      <dgm:spPr/>
    </dgm:pt>
    <dgm:pt modelId="{5E638E5F-1CD0-4057-8876-30162B66A605}" type="pres">
      <dgm:prSet presAssocID="{7C1C6B17-58D9-4185-A3AA-E5F75F8E2611}" presName="hierChild2" presStyleCnt="0"/>
      <dgm:spPr/>
    </dgm:pt>
    <dgm:pt modelId="{581AE27F-636A-47A5-B1F0-8247D9643978}" type="pres">
      <dgm:prSet presAssocID="{D3643163-470D-4A9C-A955-86F20945A3AD}" presName="Name37" presStyleLbl="parChTrans1D2" presStyleIdx="0" presStyleCnt="4"/>
      <dgm:spPr/>
    </dgm:pt>
    <dgm:pt modelId="{C0D5F97F-1426-42E7-801F-E6E53CFB284B}" type="pres">
      <dgm:prSet presAssocID="{461A4C93-41CF-403C-AB01-374EC1BBA606}" presName="hierRoot2" presStyleCnt="0">
        <dgm:presLayoutVars>
          <dgm:hierBranch val="init"/>
        </dgm:presLayoutVars>
      </dgm:prSet>
      <dgm:spPr/>
    </dgm:pt>
    <dgm:pt modelId="{A65D215E-74FB-471C-89B1-B906EB818268}" type="pres">
      <dgm:prSet presAssocID="{461A4C93-41CF-403C-AB01-374EC1BBA606}" presName="rootComposite" presStyleCnt="0"/>
      <dgm:spPr/>
    </dgm:pt>
    <dgm:pt modelId="{F36F51CD-4A0A-49E6-8A7A-41107503C691}" type="pres">
      <dgm:prSet presAssocID="{461A4C93-41CF-403C-AB01-374EC1BBA606}" presName="rootText" presStyleLbl="node2" presStyleIdx="0" presStyleCnt="3">
        <dgm:presLayoutVars>
          <dgm:chPref val="3"/>
        </dgm:presLayoutVars>
      </dgm:prSet>
      <dgm:spPr/>
    </dgm:pt>
    <dgm:pt modelId="{51489A57-4B50-41AC-AA52-FFA17C1AE559}" type="pres">
      <dgm:prSet presAssocID="{461A4C93-41CF-403C-AB01-374EC1BBA606}" presName="rootConnector" presStyleLbl="node2" presStyleIdx="0" presStyleCnt="3"/>
      <dgm:spPr/>
    </dgm:pt>
    <dgm:pt modelId="{21D0D7D8-8B18-4DB4-98DF-07606FB5BFA4}" type="pres">
      <dgm:prSet presAssocID="{461A4C93-41CF-403C-AB01-374EC1BBA606}" presName="hierChild4" presStyleCnt="0"/>
      <dgm:spPr/>
    </dgm:pt>
    <dgm:pt modelId="{4DF2F112-6B11-44CF-8434-EF80CB94ADBB}" type="pres">
      <dgm:prSet presAssocID="{461A4C93-41CF-403C-AB01-374EC1BBA606}" presName="hierChild5" presStyleCnt="0"/>
      <dgm:spPr/>
    </dgm:pt>
    <dgm:pt modelId="{D3DCFB1A-9C89-4C18-B8F0-B1E12BB701BD}" type="pres">
      <dgm:prSet presAssocID="{395F69F6-02DB-4440-824E-87269300B710}" presName="Name37" presStyleLbl="parChTrans1D2" presStyleIdx="1" presStyleCnt="4"/>
      <dgm:spPr/>
    </dgm:pt>
    <dgm:pt modelId="{FC437CEF-FB9A-4CAF-A2B3-05A95E09834D}" type="pres">
      <dgm:prSet presAssocID="{C39392A8-2607-42D6-BF95-904778956BC2}" presName="hierRoot2" presStyleCnt="0">
        <dgm:presLayoutVars>
          <dgm:hierBranch val="init"/>
        </dgm:presLayoutVars>
      </dgm:prSet>
      <dgm:spPr/>
    </dgm:pt>
    <dgm:pt modelId="{04620666-C5C3-49B5-8DDE-AD30D7B9E7EE}" type="pres">
      <dgm:prSet presAssocID="{C39392A8-2607-42D6-BF95-904778956BC2}" presName="rootComposite" presStyleCnt="0"/>
      <dgm:spPr/>
    </dgm:pt>
    <dgm:pt modelId="{20273BB8-4A15-4E4D-A2B2-C0BA73DBB6F9}" type="pres">
      <dgm:prSet presAssocID="{C39392A8-2607-42D6-BF95-904778956BC2}" presName="rootText" presStyleLbl="node2" presStyleIdx="1" presStyleCnt="3">
        <dgm:presLayoutVars>
          <dgm:chPref val="3"/>
        </dgm:presLayoutVars>
      </dgm:prSet>
      <dgm:spPr/>
    </dgm:pt>
    <dgm:pt modelId="{16C67864-E379-49AC-A2D4-5DEEC1952938}" type="pres">
      <dgm:prSet presAssocID="{C39392A8-2607-42D6-BF95-904778956BC2}" presName="rootConnector" presStyleLbl="node2" presStyleIdx="1" presStyleCnt="3"/>
      <dgm:spPr/>
    </dgm:pt>
    <dgm:pt modelId="{0CC90D58-E198-484D-BADE-828AFF92B4FE}" type="pres">
      <dgm:prSet presAssocID="{C39392A8-2607-42D6-BF95-904778956BC2}" presName="hierChild4" presStyleCnt="0"/>
      <dgm:spPr/>
    </dgm:pt>
    <dgm:pt modelId="{8447E0FB-9E65-4835-A943-DD586B0B6D2B}" type="pres">
      <dgm:prSet presAssocID="{C39392A8-2607-42D6-BF95-904778956BC2}" presName="hierChild5" presStyleCnt="0"/>
      <dgm:spPr/>
    </dgm:pt>
    <dgm:pt modelId="{1627EC72-27DA-41B1-AD49-DC7219E95E15}" type="pres">
      <dgm:prSet presAssocID="{1844D97E-C452-4FF3-AAE4-86C9DF3ED348}" presName="Name37" presStyleLbl="parChTrans1D2" presStyleIdx="2" presStyleCnt="4"/>
      <dgm:spPr/>
    </dgm:pt>
    <dgm:pt modelId="{A1816F5A-D47C-4228-8C14-3ECF2F3E7117}" type="pres">
      <dgm:prSet presAssocID="{E2A176DD-6E2C-481A-AF71-654937599307}" presName="hierRoot2" presStyleCnt="0">
        <dgm:presLayoutVars>
          <dgm:hierBranch val="init"/>
        </dgm:presLayoutVars>
      </dgm:prSet>
      <dgm:spPr/>
    </dgm:pt>
    <dgm:pt modelId="{B3DC001B-89B7-46A6-92E4-EA5CE5752B04}" type="pres">
      <dgm:prSet presAssocID="{E2A176DD-6E2C-481A-AF71-654937599307}" presName="rootComposite" presStyleCnt="0"/>
      <dgm:spPr/>
    </dgm:pt>
    <dgm:pt modelId="{9D93741D-0F88-4AB5-A5C0-D6A35B72001C}" type="pres">
      <dgm:prSet presAssocID="{E2A176DD-6E2C-481A-AF71-654937599307}" presName="rootText" presStyleLbl="node2" presStyleIdx="2" presStyleCnt="3">
        <dgm:presLayoutVars>
          <dgm:chPref val="3"/>
        </dgm:presLayoutVars>
      </dgm:prSet>
      <dgm:spPr/>
    </dgm:pt>
    <dgm:pt modelId="{01A7A461-DFFE-4724-A04E-676BDA9B78C8}" type="pres">
      <dgm:prSet presAssocID="{E2A176DD-6E2C-481A-AF71-654937599307}" presName="rootConnector" presStyleLbl="node2" presStyleIdx="2" presStyleCnt="3"/>
      <dgm:spPr/>
    </dgm:pt>
    <dgm:pt modelId="{6957E55A-3E25-43D5-8366-CC41B92B60B8}" type="pres">
      <dgm:prSet presAssocID="{E2A176DD-6E2C-481A-AF71-654937599307}" presName="hierChild4" presStyleCnt="0"/>
      <dgm:spPr/>
    </dgm:pt>
    <dgm:pt modelId="{2661CAEA-85E1-452E-9B0B-4C791A20F7E0}" type="pres">
      <dgm:prSet presAssocID="{E2A176DD-6E2C-481A-AF71-654937599307}" presName="hierChild5" presStyleCnt="0"/>
      <dgm:spPr/>
    </dgm:pt>
    <dgm:pt modelId="{E9FE7856-C9B8-4030-958F-F2ED59092622}" type="pres">
      <dgm:prSet presAssocID="{7C1C6B17-58D9-4185-A3AA-E5F75F8E2611}" presName="hierChild3" presStyleCnt="0"/>
      <dgm:spPr/>
    </dgm:pt>
    <dgm:pt modelId="{89C400CC-FFF4-42B0-BE54-3039BFE30BE2}" type="pres">
      <dgm:prSet presAssocID="{8DE5A58D-E471-4BCA-8DA7-6B59917A47E8}" presName="Name111" presStyleLbl="parChTrans1D2" presStyleIdx="3" presStyleCnt="4"/>
      <dgm:spPr/>
    </dgm:pt>
    <dgm:pt modelId="{424EFDED-5F73-45B8-AD7E-FC8E9B9B0536}" type="pres">
      <dgm:prSet presAssocID="{2E907074-C31D-44AB-BBD0-D6C77E9DE0C6}" presName="hierRoot3" presStyleCnt="0">
        <dgm:presLayoutVars>
          <dgm:hierBranch val="init"/>
        </dgm:presLayoutVars>
      </dgm:prSet>
      <dgm:spPr/>
    </dgm:pt>
    <dgm:pt modelId="{26FF4B9D-4044-4B5C-A582-94B240D53936}" type="pres">
      <dgm:prSet presAssocID="{2E907074-C31D-44AB-BBD0-D6C77E9DE0C6}" presName="rootComposite3" presStyleCnt="0"/>
      <dgm:spPr/>
    </dgm:pt>
    <dgm:pt modelId="{F745DE6B-5C92-4E33-94B3-3C8C5940ABE6}" type="pres">
      <dgm:prSet presAssocID="{2E907074-C31D-44AB-BBD0-D6C77E9DE0C6}" presName="rootText3" presStyleLbl="asst1" presStyleIdx="0" presStyleCnt="1">
        <dgm:presLayoutVars>
          <dgm:chPref val="3"/>
        </dgm:presLayoutVars>
      </dgm:prSet>
      <dgm:spPr/>
    </dgm:pt>
    <dgm:pt modelId="{2EA398F5-6EC2-484A-B250-B2C978EF5C88}" type="pres">
      <dgm:prSet presAssocID="{2E907074-C31D-44AB-BBD0-D6C77E9DE0C6}" presName="rootConnector3" presStyleLbl="asst1" presStyleIdx="0" presStyleCnt="1"/>
      <dgm:spPr/>
    </dgm:pt>
    <dgm:pt modelId="{BDABB48E-BF7B-460E-946E-B5DE14CA571B}" type="pres">
      <dgm:prSet presAssocID="{2E907074-C31D-44AB-BBD0-D6C77E9DE0C6}" presName="hierChild6" presStyleCnt="0"/>
      <dgm:spPr/>
    </dgm:pt>
    <dgm:pt modelId="{59842698-316E-443A-B2ED-A335742775F1}" type="pres">
      <dgm:prSet presAssocID="{2E907074-C31D-44AB-BBD0-D6C77E9DE0C6}" presName="hierChild7" presStyleCnt="0"/>
      <dgm:spPr/>
    </dgm:pt>
  </dgm:ptLst>
  <dgm:cxnLst>
    <dgm:cxn modelId="{B1BB1501-22D9-4FEA-9B74-E846E5C64B6E}" type="presOf" srcId="{7C1C6B17-58D9-4185-A3AA-E5F75F8E2611}" destId="{89172B8C-A163-4FBA-B8CA-203D1B42F9A4}" srcOrd="0" destOrd="0" presId="urn:microsoft.com/office/officeart/2005/8/layout/orgChart1"/>
    <dgm:cxn modelId="{DCB70E08-2D40-416B-BD35-E1D9C231869A}" type="presOf" srcId="{2E907074-C31D-44AB-BBD0-D6C77E9DE0C6}" destId="{2EA398F5-6EC2-484A-B250-B2C978EF5C88}" srcOrd="1" destOrd="0" presId="urn:microsoft.com/office/officeart/2005/8/layout/orgChart1"/>
    <dgm:cxn modelId="{603A811A-6EFD-4CCE-B512-AECCC19F0925}" srcId="{7C1C6B17-58D9-4185-A3AA-E5F75F8E2611}" destId="{E2A176DD-6E2C-481A-AF71-654937599307}" srcOrd="3" destOrd="0" parTransId="{1844D97E-C452-4FF3-AAE4-86C9DF3ED348}" sibTransId="{F8BED774-C86E-407C-AF93-5930DC8DC465}"/>
    <dgm:cxn modelId="{C51A5244-B909-498B-B07C-0BF7158A5B3E}" type="presOf" srcId="{461A4C93-41CF-403C-AB01-374EC1BBA606}" destId="{F36F51CD-4A0A-49E6-8A7A-41107503C691}" srcOrd="0" destOrd="0" presId="urn:microsoft.com/office/officeart/2005/8/layout/orgChart1"/>
    <dgm:cxn modelId="{4DC16D6B-B358-41BD-99EB-57990B773A3E}" srcId="{7C1C6B17-58D9-4185-A3AA-E5F75F8E2611}" destId="{461A4C93-41CF-403C-AB01-374EC1BBA606}" srcOrd="1" destOrd="0" parTransId="{D3643163-470D-4A9C-A955-86F20945A3AD}" sibTransId="{6A067FAF-C181-495D-9865-3E1E1B0EDA93}"/>
    <dgm:cxn modelId="{A6285E6C-9725-4B09-B96C-2EF3BA3A82DC}" type="presOf" srcId="{166DFD7D-5577-458F-924D-B470109E0F75}" destId="{743970C5-E533-4666-8A88-396C07625B1F}" srcOrd="0" destOrd="0" presId="urn:microsoft.com/office/officeart/2005/8/layout/orgChart1"/>
    <dgm:cxn modelId="{AEB1666F-4E66-4972-B579-8262D0C93004}" type="presOf" srcId="{C39392A8-2607-42D6-BF95-904778956BC2}" destId="{20273BB8-4A15-4E4D-A2B2-C0BA73DBB6F9}" srcOrd="0" destOrd="0" presId="urn:microsoft.com/office/officeart/2005/8/layout/orgChart1"/>
    <dgm:cxn modelId="{FE249E94-D691-4D78-85DB-45A06635E236}" srcId="{166DFD7D-5577-458F-924D-B470109E0F75}" destId="{7C1C6B17-58D9-4185-A3AA-E5F75F8E2611}" srcOrd="0" destOrd="0" parTransId="{46A19522-EF1A-4892-9501-9173ABD3C44C}" sibTransId="{469C81C3-8897-4718-9BA2-F4A195C10EEC}"/>
    <dgm:cxn modelId="{94D536A1-3560-4A7C-BEE5-C989987AFA7C}" type="presOf" srcId="{7C1C6B17-58D9-4185-A3AA-E5F75F8E2611}" destId="{ADE8C65F-7AFE-448D-A211-7B5925263C9B}" srcOrd="1" destOrd="0" presId="urn:microsoft.com/office/officeart/2005/8/layout/orgChart1"/>
    <dgm:cxn modelId="{EA2396B1-B2A3-4B2B-90F9-14EC3EFD9119}" type="presOf" srcId="{395F69F6-02DB-4440-824E-87269300B710}" destId="{D3DCFB1A-9C89-4C18-B8F0-B1E12BB701BD}" srcOrd="0" destOrd="0" presId="urn:microsoft.com/office/officeart/2005/8/layout/orgChart1"/>
    <dgm:cxn modelId="{4196B5B3-8D38-46B3-9F8B-FF88AB104A43}" type="presOf" srcId="{8DE5A58D-E471-4BCA-8DA7-6B59917A47E8}" destId="{89C400CC-FFF4-42B0-BE54-3039BFE30BE2}" srcOrd="0" destOrd="0" presId="urn:microsoft.com/office/officeart/2005/8/layout/orgChart1"/>
    <dgm:cxn modelId="{D068A9B9-2972-49BC-BF92-D39BF0E6072B}" srcId="{7C1C6B17-58D9-4185-A3AA-E5F75F8E2611}" destId="{C39392A8-2607-42D6-BF95-904778956BC2}" srcOrd="2" destOrd="0" parTransId="{395F69F6-02DB-4440-824E-87269300B710}" sibTransId="{59D01EAA-1649-4D19-ACF8-F237FDCAF127}"/>
    <dgm:cxn modelId="{5BE445BF-E130-4293-962F-47B25ADB0A9B}" srcId="{7C1C6B17-58D9-4185-A3AA-E5F75F8E2611}" destId="{2E907074-C31D-44AB-BBD0-D6C77E9DE0C6}" srcOrd="0" destOrd="0" parTransId="{8DE5A58D-E471-4BCA-8DA7-6B59917A47E8}" sibTransId="{D0E7444F-E226-407C-9B45-FFACCD187C97}"/>
    <dgm:cxn modelId="{390CFCC7-4408-402A-BF18-501FF8FB1ECC}" type="presOf" srcId="{1844D97E-C452-4FF3-AAE4-86C9DF3ED348}" destId="{1627EC72-27DA-41B1-AD49-DC7219E95E15}" srcOrd="0" destOrd="0" presId="urn:microsoft.com/office/officeart/2005/8/layout/orgChart1"/>
    <dgm:cxn modelId="{297E06D8-E956-463C-B59C-0AE5B09FA8D0}" type="presOf" srcId="{2E907074-C31D-44AB-BBD0-D6C77E9DE0C6}" destId="{F745DE6B-5C92-4E33-94B3-3C8C5940ABE6}" srcOrd="0" destOrd="0" presId="urn:microsoft.com/office/officeart/2005/8/layout/orgChart1"/>
    <dgm:cxn modelId="{633EE0DD-65F2-4DE3-BE12-C16238CDBD12}" type="presOf" srcId="{461A4C93-41CF-403C-AB01-374EC1BBA606}" destId="{51489A57-4B50-41AC-AA52-FFA17C1AE559}" srcOrd="1" destOrd="0" presId="urn:microsoft.com/office/officeart/2005/8/layout/orgChart1"/>
    <dgm:cxn modelId="{7710FEE0-5522-498A-B7F3-5DAC37DF1399}" type="presOf" srcId="{D3643163-470D-4A9C-A955-86F20945A3AD}" destId="{581AE27F-636A-47A5-B1F0-8247D9643978}" srcOrd="0" destOrd="0" presId="urn:microsoft.com/office/officeart/2005/8/layout/orgChart1"/>
    <dgm:cxn modelId="{D08176E3-CBE1-4A3F-B081-1E0A41150AB3}" type="presOf" srcId="{C39392A8-2607-42D6-BF95-904778956BC2}" destId="{16C67864-E379-49AC-A2D4-5DEEC1952938}" srcOrd="1" destOrd="0" presId="urn:microsoft.com/office/officeart/2005/8/layout/orgChart1"/>
    <dgm:cxn modelId="{43937FF4-7876-4655-89E5-1A43358214FA}" type="presOf" srcId="{E2A176DD-6E2C-481A-AF71-654937599307}" destId="{01A7A461-DFFE-4724-A04E-676BDA9B78C8}" srcOrd="1" destOrd="0" presId="urn:microsoft.com/office/officeart/2005/8/layout/orgChart1"/>
    <dgm:cxn modelId="{70954EF8-BA57-4EFF-8956-A6CF6B7004DF}" type="presOf" srcId="{E2A176DD-6E2C-481A-AF71-654937599307}" destId="{9D93741D-0F88-4AB5-A5C0-D6A35B72001C}" srcOrd="0" destOrd="0" presId="urn:microsoft.com/office/officeart/2005/8/layout/orgChart1"/>
    <dgm:cxn modelId="{A7339417-5043-44C0-A2A8-A9257B39B515}" type="presParOf" srcId="{743970C5-E533-4666-8A88-396C07625B1F}" destId="{B33203A1-3486-49D5-81B0-CA89570DCFB2}" srcOrd="0" destOrd="0" presId="urn:microsoft.com/office/officeart/2005/8/layout/orgChart1"/>
    <dgm:cxn modelId="{65EE4A9A-7473-4D0E-B03E-61595A1AB2A0}" type="presParOf" srcId="{B33203A1-3486-49D5-81B0-CA89570DCFB2}" destId="{FF26E668-88FA-499A-B641-F00A66E966CB}" srcOrd="0" destOrd="0" presId="urn:microsoft.com/office/officeart/2005/8/layout/orgChart1"/>
    <dgm:cxn modelId="{A4A925F6-7AEB-4442-A0B3-E3CB25907EA6}" type="presParOf" srcId="{FF26E668-88FA-499A-B641-F00A66E966CB}" destId="{89172B8C-A163-4FBA-B8CA-203D1B42F9A4}" srcOrd="0" destOrd="0" presId="urn:microsoft.com/office/officeart/2005/8/layout/orgChart1"/>
    <dgm:cxn modelId="{ACB69B9F-0C15-4A1F-A882-27FAB1BAECAF}" type="presParOf" srcId="{FF26E668-88FA-499A-B641-F00A66E966CB}" destId="{ADE8C65F-7AFE-448D-A211-7B5925263C9B}" srcOrd="1" destOrd="0" presId="urn:microsoft.com/office/officeart/2005/8/layout/orgChart1"/>
    <dgm:cxn modelId="{59DD4720-D9C2-4ED0-830C-F70CA4C29E5C}" type="presParOf" srcId="{B33203A1-3486-49D5-81B0-CA89570DCFB2}" destId="{5E638E5F-1CD0-4057-8876-30162B66A605}" srcOrd="1" destOrd="0" presId="urn:microsoft.com/office/officeart/2005/8/layout/orgChart1"/>
    <dgm:cxn modelId="{8C41F85E-B60D-4DAA-A816-EDBEF9D363BA}" type="presParOf" srcId="{5E638E5F-1CD0-4057-8876-30162B66A605}" destId="{581AE27F-636A-47A5-B1F0-8247D9643978}" srcOrd="0" destOrd="0" presId="urn:microsoft.com/office/officeart/2005/8/layout/orgChart1"/>
    <dgm:cxn modelId="{0BCBB7BF-785F-494C-AF60-543AF141BFF1}" type="presParOf" srcId="{5E638E5F-1CD0-4057-8876-30162B66A605}" destId="{C0D5F97F-1426-42E7-801F-E6E53CFB284B}" srcOrd="1" destOrd="0" presId="urn:microsoft.com/office/officeart/2005/8/layout/orgChart1"/>
    <dgm:cxn modelId="{3D426AE1-D14B-44B5-9A42-8F6D596B5D43}" type="presParOf" srcId="{C0D5F97F-1426-42E7-801F-E6E53CFB284B}" destId="{A65D215E-74FB-471C-89B1-B906EB818268}" srcOrd="0" destOrd="0" presId="urn:microsoft.com/office/officeart/2005/8/layout/orgChart1"/>
    <dgm:cxn modelId="{6B5AAE6B-AF6B-4016-85FB-8CCC4E1E2D5C}" type="presParOf" srcId="{A65D215E-74FB-471C-89B1-B906EB818268}" destId="{F36F51CD-4A0A-49E6-8A7A-41107503C691}" srcOrd="0" destOrd="0" presId="urn:microsoft.com/office/officeart/2005/8/layout/orgChart1"/>
    <dgm:cxn modelId="{94EDCC23-3FC1-442D-921C-75BFDF1927E2}" type="presParOf" srcId="{A65D215E-74FB-471C-89B1-B906EB818268}" destId="{51489A57-4B50-41AC-AA52-FFA17C1AE559}" srcOrd="1" destOrd="0" presId="urn:microsoft.com/office/officeart/2005/8/layout/orgChart1"/>
    <dgm:cxn modelId="{84880FC2-340E-48DE-A1D6-3276EED73CD3}" type="presParOf" srcId="{C0D5F97F-1426-42E7-801F-E6E53CFB284B}" destId="{21D0D7D8-8B18-4DB4-98DF-07606FB5BFA4}" srcOrd="1" destOrd="0" presId="urn:microsoft.com/office/officeart/2005/8/layout/orgChart1"/>
    <dgm:cxn modelId="{41079C63-1C59-478E-A506-801D47E1D9E9}" type="presParOf" srcId="{C0D5F97F-1426-42E7-801F-E6E53CFB284B}" destId="{4DF2F112-6B11-44CF-8434-EF80CB94ADBB}" srcOrd="2" destOrd="0" presId="urn:microsoft.com/office/officeart/2005/8/layout/orgChart1"/>
    <dgm:cxn modelId="{9E66E62E-9CB6-405B-836E-CD661C1447CB}" type="presParOf" srcId="{5E638E5F-1CD0-4057-8876-30162B66A605}" destId="{D3DCFB1A-9C89-4C18-B8F0-B1E12BB701BD}" srcOrd="2" destOrd="0" presId="urn:microsoft.com/office/officeart/2005/8/layout/orgChart1"/>
    <dgm:cxn modelId="{D1473D65-3F2D-40D9-9DF7-BF77E05E49E9}" type="presParOf" srcId="{5E638E5F-1CD0-4057-8876-30162B66A605}" destId="{FC437CEF-FB9A-4CAF-A2B3-05A95E09834D}" srcOrd="3" destOrd="0" presId="urn:microsoft.com/office/officeart/2005/8/layout/orgChart1"/>
    <dgm:cxn modelId="{C94B15F6-80FC-45E1-9DFE-2F282740736C}" type="presParOf" srcId="{FC437CEF-FB9A-4CAF-A2B3-05A95E09834D}" destId="{04620666-C5C3-49B5-8DDE-AD30D7B9E7EE}" srcOrd="0" destOrd="0" presId="urn:microsoft.com/office/officeart/2005/8/layout/orgChart1"/>
    <dgm:cxn modelId="{20AFCC7F-BF8A-4C2A-BBEF-ADCDF744A710}" type="presParOf" srcId="{04620666-C5C3-49B5-8DDE-AD30D7B9E7EE}" destId="{20273BB8-4A15-4E4D-A2B2-C0BA73DBB6F9}" srcOrd="0" destOrd="0" presId="urn:microsoft.com/office/officeart/2005/8/layout/orgChart1"/>
    <dgm:cxn modelId="{4475838D-21A8-48FB-AE1B-599F3EC353E9}" type="presParOf" srcId="{04620666-C5C3-49B5-8DDE-AD30D7B9E7EE}" destId="{16C67864-E379-49AC-A2D4-5DEEC1952938}" srcOrd="1" destOrd="0" presId="urn:microsoft.com/office/officeart/2005/8/layout/orgChart1"/>
    <dgm:cxn modelId="{5DDE083E-C842-4BC7-9D95-D43C92C9DD6B}" type="presParOf" srcId="{FC437CEF-FB9A-4CAF-A2B3-05A95E09834D}" destId="{0CC90D58-E198-484D-BADE-828AFF92B4FE}" srcOrd="1" destOrd="0" presId="urn:microsoft.com/office/officeart/2005/8/layout/orgChart1"/>
    <dgm:cxn modelId="{9A4623D1-70DB-402D-AED8-80BAD0818D7B}" type="presParOf" srcId="{FC437CEF-FB9A-4CAF-A2B3-05A95E09834D}" destId="{8447E0FB-9E65-4835-A943-DD586B0B6D2B}" srcOrd="2" destOrd="0" presId="urn:microsoft.com/office/officeart/2005/8/layout/orgChart1"/>
    <dgm:cxn modelId="{4F25CCFF-BB03-4260-83C7-5987EAF58FAE}" type="presParOf" srcId="{5E638E5F-1CD0-4057-8876-30162B66A605}" destId="{1627EC72-27DA-41B1-AD49-DC7219E95E15}" srcOrd="4" destOrd="0" presId="urn:microsoft.com/office/officeart/2005/8/layout/orgChart1"/>
    <dgm:cxn modelId="{22984D71-2EDA-45E7-A781-F84C7AEAD1A9}" type="presParOf" srcId="{5E638E5F-1CD0-4057-8876-30162B66A605}" destId="{A1816F5A-D47C-4228-8C14-3ECF2F3E7117}" srcOrd="5" destOrd="0" presId="urn:microsoft.com/office/officeart/2005/8/layout/orgChart1"/>
    <dgm:cxn modelId="{55AE4C4F-EE10-4919-849B-883E9B87F320}" type="presParOf" srcId="{A1816F5A-D47C-4228-8C14-3ECF2F3E7117}" destId="{B3DC001B-89B7-46A6-92E4-EA5CE5752B04}" srcOrd="0" destOrd="0" presId="urn:microsoft.com/office/officeart/2005/8/layout/orgChart1"/>
    <dgm:cxn modelId="{B06280CF-52AC-44AF-9B9D-2017876B7358}" type="presParOf" srcId="{B3DC001B-89B7-46A6-92E4-EA5CE5752B04}" destId="{9D93741D-0F88-4AB5-A5C0-D6A35B72001C}" srcOrd="0" destOrd="0" presId="urn:microsoft.com/office/officeart/2005/8/layout/orgChart1"/>
    <dgm:cxn modelId="{C70FEBF7-B711-451F-BDBD-7D72696FDAD6}" type="presParOf" srcId="{B3DC001B-89B7-46A6-92E4-EA5CE5752B04}" destId="{01A7A461-DFFE-4724-A04E-676BDA9B78C8}" srcOrd="1" destOrd="0" presId="urn:microsoft.com/office/officeart/2005/8/layout/orgChart1"/>
    <dgm:cxn modelId="{FDDA0559-118C-441F-953B-15E433A4571B}" type="presParOf" srcId="{A1816F5A-D47C-4228-8C14-3ECF2F3E7117}" destId="{6957E55A-3E25-43D5-8366-CC41B92B60B8}" srcOrd="1" destOrd="0" presId="urn:microsoft.com/office/officeart/2005/8/layout/orgChart1"/>
    <dgm:cxn modelId="{C16AD478-FC86-467A-A44D-86E1C73001A8}" type="presParOf" srcId="{A1816F5A-D47C-4228-8C14-3ECF2F3E7117}" destId="{2661CAEA-85E1-452E-9B0B-4C791A20F7E0}" srcOrd="2" destOrd="0" presId="urn:microsoft.com/office/officeart/2005/8/layout/orgChart1"/>
    <dgm:cxn modelId="{CA7DF7CA-CED7-4324-B503-CC9E979716B6}" type="presParOf" srcId="{B33203A1-3486-49D5-81B0-CA89570DCFB2}" destId="{E9FE7856-C9B8-4030-958F-F2ED59092622}" srcOrd="2" destOrd="0" presId="urn:microsoft.com/office/officeart/2005/8/layout/orgChart1"/>
    <dgm:cxn modelId="{7CAC6116-0FDC-42D0-B1B4-025B8BBF2BBF}" type="presParOf" srcId="{E9FE7856-C9B8-4030-958F-F2ED59092622}" destId="{89C400CC-FFF4-42B0-BE54-3039BFE30BE2}" srcOrd="0" destOrd="0" presId="urn:microsoft.com/office/officeart/2005/8/layout/orgChart1"/>
    <dgm:cxn modelId="{8841060A-84F1-4D7A-AF7E-11FA2DFAF20F}" type="presParOf" srcId="{E9FE7856-C9B8-4030-958F-F2ED59092622}" destId="{424EFDED-5F73-45B8-AD7E-FC8E9B9B0536}" srcOrd="1" destOrd="0" presId="urn:microsoft.com/office/officeart/2005/8/layout/orgChart1"/>
    <dgm:cxn modelId="{51C69233-3C25-41B4-954B-3336B6794D5E}" type="presParOf" srcId="{424EFDED-5F73-45B8-AD7E-FC8E9B9B0536}" destId="{26FF4B9D-4044-4B5C-A582-94B240D53936}" srcOrd="0" destOrd="0" presId="urn:microsoft.com/office/officeart/2005/8/layout/orgChart1"/>
    <dgm:cxn modelId="{052A4F11-9B76-4652-817B-631A25BFC2AA}" type="presParOf" srcId="{26FF4B9D-4044-4B5C-A582-94B240D53936}" destId="{F745DE6B-5C92-4E33-94B3-3C8C5940ABE6}" srcOrd="0" destOrd="0" presId="urn:microsoft.com/office/officeart/2005/8/layout/orgChart1"/>
    <dgm:cxn modelId="{751E5821-626C-45F7-89B4-58DDD4DCAC18}" type="presParOf" srcId="{26FF4B9D-4044-4B5C-A582-94B240D53936}" destId="{2EA398F5-6EC2-484A-B250-B2C978EF5C88}" srcOrd="1" destOrd="0" presId="urn:microsoft.com/office/officeart/2005/8/layout/orgChart1"/>
    <dgm:cxn modelId="{9320DA28-2551-47EC-8667-BE2BC06EE1A7}" type="presParOf" srcId="{424EFDED-5F73-45B8-AD7E-FC8E9B9B0536}" destId="{BDABB48E-BF7B-460E-946E-B5DE14CA571B}" srcOrd="1" destOrd="0" presId="urn:microsoft.com/office/officeart/2005/8/layout/orgChart1"/>
    <dgm:cxn modelId="{BAD7124C-8F80-4F4D-B7AA-E17C3EA0971C}" type="presParOf" srcId="{424EFDED-5F73-45B8-AD7E-FC8E9B9B0536}" destId="{59842698-316E-443A-B2ED-A335742775F1}"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C400CC-FFF4-42B0-BE54-3039BFE30BE2}">
      <dsp:nvSpPr>
        <dsp:cNvPr id="0" name=""/>
        <dsp:cNvSpPr/>
      </dsp:nvSpPr>
      <dsp:spPr>
        <a:xfrm>
          <a:off x="2574780" y="862362"/>
          <a:ext cx="168419" cy="737837"/>
        </a:xfrm>
        <a:custGeom>
          <a:avLst/>
          <a:gdLst/>
          <a:ahLst/>
          <a:cxnLst/>
          <a:rect l="0" t="0" r="0" b="0"/>
          <a:pathLst>
            <a:path>
              <a:moveTo>
                <a:pt x="168419" y="0"/>
              </a:moveTo>
              <a:lnTo>
                <a:pt x="168419" y="737837"/>
              </a:lnTo>
              <a:lnTo>
                <a:pt x="0" y="737837"/>
              </a:lnTo>
            </a:path>
          </a:pathLst>
        </a:cu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27EC72-27DA-41B1-AD49-DC7219E95E15}">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DCFB1A-9C89-4C18-B8F0-B1E12BB701BD}">
      <dsp:nvSpPr>
        <dsp:cNvPr id="0" name=""/>
        <dsp:cNvSpPr/>
      </dsp:nvSpPr>
      <dsp:spPr>
        <a:xfrm>
          <a:off x="2697479" y="862362"/>
          <a:ext cx="91440" cy="1475675"/>
        </a:xfrm>
        <a:custGeom>
          <a:avLst/>
          <a:gdLst/>
          <a:ahLst/>
          <a:cxnLst/>
          <a:rect l="0" t="0" r="0" b="0"/>
          <a:pathLst>
            <a:path>
              <a:moveTo>
                <a:pt x="45720" y="0"/>
              </a:moveTo>
              <a:lnTo>
                <a:pt x="45720" y="1475675"/>
              </a:lnTo>
            </a:path>
          </a:pathLst>
        </a:cu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1AE27F-636A-47A5-B1F0-8247D9643978}">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127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172B8C-A163-4FBA-B8CA-203D1B42F9A4}">
      <dsp:nvSpPr>
        <dsp:cNvPr id="0" name=""/>
        <dsp:cNvSpPr/>
      </dsp:nvSpPr>
      <dsp:spPr>
        <a:xfrm>
          <a:off x="1941202" y="60364"/>
          <a:ext cx="1603995" cy="801997"/>
        </a:xfrm>
        <a:prstGeom prst="rect">
          <a:avLst/>
        </a:prstGeom>
        <a:solidFill>
          <a:schemeClr val="accent1">
            <a:hueOff val="0"/>
            <a:satOff val="0"/>
            <a:lumOff val="0"/>
            <a:alphaOff val="0"/>
          </a:schemeClr>
        </a:solidFill>
        <a:ln w="12700" cap="flat" cmpd="sng" algn="ctr">
          <a:solidFill>
            <a:scrgbClr r="0" g="0" b="0"/>
          </a:solidFill>
          <a:prstDash val="solid"/>
          <a:extLst>
            <a:ext uri="{C807C97D-BFC1-408E-A445-0C87EB9F89A2}">
              <ask:lineSketchStyleProps xmlns:ask="http://schemas.microsoft.com/office/drawing/2018/sketchyshapes">
                <ask:type>
                  <ask:lineSketchCurved/>
                </ask:type>
              </ask:lineSketchStyleProps>
            </a:ext>
          </a:extLst>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Human Resource Department</a:t>
          </a:r>
        </a:p>
      </dsp:txBody>
      <dsp:txXfrm>
        <a:off x="1941202" y="60364"/>
        <a:ext cx="1603995" cy="801997"/>
      </dsp:txXfrm>
    </dsp:sp>
    <dsp:sp modelId="{F36F51CD-4A0A-49E6-8A7A-41107503C691}">
      <dsp:nvSpPr>
        <dsp:cNvPr id="0" name=""/>
        <dsp:cNvSpPr/>
      </dsp:nvSpPr>
      <dsp:spPr>
        <a:xfrm>
          <a:off x="368" y="2338037"/>
          <a:ext cx="1603995" cy="801997"/>
        </a:xfrm>
        <a:prstGeom prst="rect">
          <a:avLst/>
        </a:prstGeom>
        <a:solidFill>
          <a:schemeClr val="accent1">
            <a:hueOff val="0"/>
            <a:satOff val="0"/>
            <a:lumOff val="0"/>
            <a:alphaOff val="0"/>
          </a:schemeClr>
        </a:solidFill>
        <a:ln w="12700" cap="flat" cmpd="sng" algn="ctr">
          <a:solidFill>
            <a:scrgbClr r="0" g="0" b="0"/>
          </a:solidFill>
          <a:prstDash val="solid"/>
          <a:extLst>
            <a:ext uri="{C807C97D-BFC1-408E-A445-0C87EB9F89A2}">
              <ask:lineSketchStyleProps xmlns:ask="http://schemas.microsoft.com/office/drawing/2018/sketchyshapes">
                <ask:type>
                  <ask:lineSketchCurved/>
                </ask:type>
              </ask:lineSketchStyleProps>
            </a:ext>
          </a:extLst>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Communication Department</a:t>
          </a:r>
        </a:p>
      </dsp:txBody>
      <dsp:txXfrm>
        <a:off x="368" y="2338037"/>
        <a:ext cx="1603995" cy="801997"/>
      </dsp:txXfrm>
    </dsp:sp>
    <dsp:sp modelId="{20273BB8-4A15-4E4D-A2B2-C0BA73DBB6F9}">
      <dsp:nvSpPr>
        <dsp:cNvPr id="0" name=""/>
        <dsp:cNvSpPr/>
      </dsp:nvSpPr>
      <dsp:spPr>
        <a:xfrm>
          <a:off x="1941202" y="2338037"/>
          <a:ext cx="1603995" cy="801997"/>
        </a:xfrm>
        <a:prstGeom prst="rect">
          <a:avLst/>
        </a:prstGeom>
        <a:solidFill>
          <a:schemeClr val="accent1">
            <a:hueOff val="0"/>
            <a:satOff val="0"/>
            <a:lumOff val="0"/>
            <a:alphaOff val="0"/>
          </a:schemeClr>
        </a:solidFill>
        <a:ln w="12700" cap="flat" cmpd="sng" algn="ctr">
          <a:solidFill>
            <a:scrgbClr r="0" g="0" b="0"/>
          </a:solidFill>
          <a:prstDash val="solid"/>
          <a:extLst>
            <a:ext uri="{C807C97D-BFC1-408E-A445-0C87EB9F89A2}">
              <ask:lineSketchStyleProps xmlns:ask="http://schemas.microsoft.com/office/drawing/2018/sketchyshapes">
                <ask:type>
                  <ask:lineSketchCurved/>
                </ask:type>
              </ask:lineSketchStyleProps>
            </a:ext>
          </a:extLst>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Digital Marketing Department</a:t>
          </a:r>
        </a:p>
      </dsp:txBody>
      <dsp:txXfrm>
        <a:off x="1941202" y="2338037"/>
        <a:ext cx="1603995" cy="801997"/>
      </dsp:txXfrm>
    </dsp:sp>
    <dsp:sp modelId="{9D93741D-0F88-4AB5-A5C0-D6A35B72001C}">
      <dsp:nvSpPr>
        <dsp:cNvPr id="0" name=""/>
        <dsp:cNvSpPr/>
      </dsp:nvSpPr>
      <dsp:spPr>
        <a:xfrm>
          <a:off x="3882036" y="2338037"/>
          <a:ext cx="1603995" cy="801997"/>
        </a:xfrm>
        <a:prstGeom prst="rect">
          <a:avLst/>
        </a:prstGeom>
        <a:solidFill>
          <a:schemeClr val="accent1">
            <a:hueOff val="0"/>
            <a:satOff val="0"/>
            <a:lumOff val="0"/>
            <a:alphaOff val="0"/>
          </a:schemeClr>
        </a:solidFill>
        <a:ln w="12700" cap="flat" cmpd="sng" algn="ctr">
          <a:solidFill>
            <a:scrgbClr r="0" g="0" b="0"/>
          </a:solidFill>
          <a:prstDash val="solid"/>
          <a:extLst>
            <a:ext uri="{C807C97D-BFC1-408E-A445-0C87EB9F89A2}">
              <ask:lineSketchStyleProps xmlns:ask="http://schemas.microsoft.com/office/drawing/2018/sketchyshapes">
                <ask:type>
                  <ask:lineSketchCurved/>
                </ask:type>
              </ask:lineSketchStyleProps>
            </a:ext>
          </a:extLst>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Graphic Design Department</a:t>
          </a:r>
        </a:p>
      </dsp:txBody>
      <dsp:txXfrm>
        <a:off x="3882036" y="2338037"/>
        <a:ext cx="1603995" cy="801997"/>
      </dsp:txXfrm>
    </dsp:sp>
    <dsp:sp modelId="{F745DE6B-5C92-4E33-94B3-3C8C5940ABE6}">
      <dsp:nvSpPr>
        <dsp:cNvPr id="0" name=""/>
        <dsp:cNvSpPr/>
      </dsp:nvSpPr>
      <dsp:spPr>
        <a:xfrm>
          <a:off x="970785" y="1199201"/>
          <a:ext cx="1603995" cy="801997"/>
        </a:xfrm>
        <a:prstGeom prst="rect">
          <a:avLst/>
        </a:prstGeom>
        <a:solidFill>
          <a:schemeClr val="accent3"/>
        </a:solidFill>
        <a:ln w="12700" cap="flat" cmpd="sng" algn="ctr">
          <a:solidFill>
            <a:scrgbClr r="0" g="0" b="0"/>
          </a:solidFill>
          <a:prstDash val="solid"/>
          <a:extLst>
            <a:ext uri="{C807C97D-BFC1-408E-A445-0C87EB9F89A2}">
              <ask:lineSketchStyleProps xmlns:ask="http://schemas.microsoft.com/office/drawing/2018/sketchyshapes">
                <ask:type>
                  <ask:lineSketchCurved/>
                </ask:type>
              </ask:lineSketchStyleProps>
            </a:ext>
          </a:extLst>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Technical Department</a:t>
          </a:r>
        </a:p>
      </dsp:txBody>
      <dsp:txXfrm>
        <a:off x="970785" y="1199201"/>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etropolitan">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C56D50D-D9AD-40A7-9746-3531BACA83CE}">
  <we:reference id="wa200001841" version="1.0.0.0" store="en-US" storeType="OMEX"/>
  <we:alternateReferences>
    <we:reference id="WA200001841"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A56750A-B7A5-4FE6-863F-EB541F56C605}">
  <we:reference id="wa200010725" version="1.0.0.1" store="en-US" storeType="OMEX"/>
  <we:alternateReferences>
    <we:reference id="WA200010725" version="1.0.0.1" store="WA200010725" storeType="OMEX"/>
  </we:alternateReferences>
  <we:properties>
    <we:property name="claude.fileId" value="&quot;942b5da9-5bee-46d7-a7c7-80ce7792616f&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EA7ED93A-63AE-43D6-863D-63247A6E2C0E}">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B8C8C-3D8F-4604-B8D8-3F83E183A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110</Pages>
  <Words>10702</Words>
  <Characters>61002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Elvado Temgoua</dc:creator>
  <cp:keywords/>
  <dc:description/>
  <cp:lastModifiedBy>Elvado Temgoua</cp:lastModifiedBy>
  <cp:revision>5</cp:revision>
  <cp:lastPrinted>2026-08-21T07:51:00Z</cp:lastPrinted>
  <dcterms:created xsi:type="dcterms:W3CDTF">2026-08-21T19:16:00Z</dcterms:created>
  <dcterms:modified xsi:type="dcterms:W3CDTF">2026-08-23T15:53:00Z</dcterms:modified>
</cp:coreProperties>
</file>